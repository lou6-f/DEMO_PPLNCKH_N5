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2CACE" w14:textId="1122E511" w:rsidR="00885E03" w:rsidRDefault="006E7A58" w:rsidP="00A97FC9">
      <w:pPr>
        <w:widowControl w:val="0"/>
        <w:spacing w:before="74" w:after="80" w:line="240" w:lineRule="auto"/>
        <w:ind w:firstLine="0"/>
        <w:jc w:val="center"/>
        <w:rPr>
          <w:b/>
          <w:bCs/>
          <w:sz w:val="30"/>
          <w:szCs w:val="30"/>
        </w:rPr>
      </w:pPr>
      <w:r>
        <w:rPr>
          <w:b/>
          <w:bCs/>
          <w:noProof/>
          <w:sz w:val="30"/>
          <w:szCs w:val="30"/>
        </w:rPr>
        <mc:AlternateContent>
          <mc:Choice Requires="wpg">
            <w:drawing>
              <wp:anchor distT="0" distB="0" distL="0" distR="0" simplePos="0" relativeHeight="251658240" behindDoc="1" locked="0" layoutInCell="1" hidden="0" allowOverlap="1" wp14:anchorId="4D7D4AA7" wp14:editId="5AA5D491">
                <wp:simplePos x="0" y="0"/>
                <wp:positionH relativeFrom="page">
                  <wp:posOffset>643417</wp:posOffset>
                </wp:positionH>
                <wp:positionV relativeFrom="page">
                  <wp:posOffset>347663</wp:posOffset>
                </wp:positionV>
                <wp:extent cx="6543675" cy="9725025"/>
                <wp:effectExtent l="0" t="0" r="0" b="0"/>
                <wp:wrapNone/>
                <wp:docPr id="1" name="Group 1"/>
                <wp:cNvGraphicFramePr/>
                <a:graphic xmlns:a="http://schemas.openxmlformats.org/drawingml/2006/main">
                  <a:graphicData uri="http://schemas.microsoft.com/office/word/2010/wordprocessingGroup">
                    <wpg:wgp>
                      <wpg:cNvGrpSpPr/>
                      <wpg:grpSpPr>
                        <a:xfrm>
                          <a:off x="0" y="0"/>
                          <a:ext cx="6543675" cy="9725025"/>
                          <a:chOff x="2074150" y="0"/>
                          <a:chExt cx="6543700" cy="7560000"/>
                        </a:xfrm>
                      </wpg:grpSpPr>
                      <wpg:grpSp>
                        <wpg:cNvPr id="2" name="Group 2"/>
                        <wpg:cNvGrpSpPr/>
                        <wpg:grpSpPr>
                          <a:xfrm>
                            <a:off x="2074163" y="0"/>
                            <a:ext cx="6543675" cy="7560000"/>
                            <a:chOff x="2074150" y="0"/>
                            <a:chExt cx="6543700" cy="7560000"/>
                          </a:xfrm>
                        </wpg:grpSpPr>
                        <wps:wsp>
                          <wps:cNvPr id="3" name="Rectangle 3"/>
                          <wps:cNvSpPr/>
                          <wps:spPr>
                            <a:xfrm>
                              <a:off x="2074150" y="0"/>
                              <a:ext cx="6543700" cy="7560000"/>
                            </a:xfrm>
                            <a:prstGeom prst="rect">
                              <a:avLst/>
                            </a:prstGeom>
                            <a:noFill/>
                            <a:ln>
                              <a:noFill/>
                            </a:ln>
                          </wps:spPr>
                          <wps:txbx>
                            <w:txbxContent>
                              <w:p w14:paraId="26D89332" w14:textId="77777777" w:rsidR="00885E03" w:rsidRDefault="00885E03">
                                <w:pPr>
                                  <w:spacing w:after="0" w:line="240" w:lineRule="auto"/>
                                  <w:ind w:firstLine="0"/>
                                  <w:textDirection w:val="btLr"/>
                                </w:pPr>
                              </w:p>
                            </w:txbxContent>
                          </wps:txbx>
                          <wps:bodyPr spcFirstLastPara="1" wrap="square" lIns="91425" tIns="91425" rIns="91425" bIns="91425" anchor="ctr" anchorCtr="0">
                            <a:noAutofit/>
                          </wps:bodyPr>
                        </wps:wsp>
                        <wpg:grpSp>
                          <wpg:cNvPr id="4" name="Group 4"/>
                          <wpg:cNvGrpSpPr/>
                          <wpg:grpSpPr>
                            <a:xfrm>
                              <a:off x="2074163" y="0"/>
                              <a:ext cx="6543675" cy="7560000"/>
                              <a:chOff x="2074150" y="0"/>
                              <a:chExt cx="6543700" cy="7560000"/>
                            </a:xfrm>
                          </wpg:grpSpPr>
                          <wps:wsp>
                            <wps:cNvPr id="5" name="Rectangle 5"/>
                            <wps:cNvSpPr/>
                            <wps:spPr>
                              <a:xfrm>
                                <a:off x="2074150" y="0"/>
                                <a:ext cx="6543700" cy="7560000"/>
                              </a:xfrm>
                              <a:prstGeom prst="rect">
                                <a:avLst/>
                              </a:prstGeom>
                              <a:noFill/>
                              <a:ln>
                                <a:noFill/>
                              </a:ln>
                            </wps:spPr>
                            <wps:txbx>
                              <w:txbxContent>
                                <w:p w14:paraId="07726248" w14:textId="77777777" w:rsidR="00885E03" w:rsidRDefault="00885E03">
                                  <w:pPr>
                                    <w:spacing w:after="0" w:line="240" w:lineRule="auto"/>
                                    <w:ind w:firstLine="0"/>
                                    <w:textDirection w:val="btLr"/>
                                  </w:pPr>
                                </w:p>
                              </w:txbxContent>
                            </wps:txbx>
                            <wps:bodyPr spcFirstLastPara="1" wrap="square" lIns="91425" tIns="91425" rIns="91425" bIns="91425" anchor="ctr" anchorCtr="0">
                              <a:noAutofit/>
                            </wps:bodyPr>
                          </wps:wsp>
                          <wpg:grpSp>
                            <wpg:cNvPr id="6" name="Group 6"/>
                            <wpg:cNvGrpSpPr/>
                            <wpg:grpSpPr>
                              <a:xfrm>
                                <a:off x="2074163" y="0"/>
                                <a:ext cx="6543675" cy="7560000"/>
                                <a:chOff x="0" y="0"/>
                                <a:chExt cx="6543675" cy="10039350"/>
                              </a:xfrm>
                            </wpg:grpSpPr>
                            <wps:wsp>
                              <wps:cNvPr id="7" name="Rectangle 7"/>
                              <wps:cNvSpPr/>
                              <wps:spPr>
                                <a:xfrm>
                                  <a:off x="0" y="0"/>
                                  <a:ext cx="6543675" cy="10039350"/>
                                </a:xfrm>
                                <a:prstGeom prst="rect">
                                  <a:avLst/>
                                </a:prstGeom>
                                <a:noFill/>
                                <a:ln>
                                  <a:noFill/>
                                </a:ln>
                              </wps:spPr>
                              <wps:txbx>
                                <w:txbxContent>
                                  <w:p w14:paraId="586A3343" w14:textId="77777777" w:rsidR="00885E03" w:rsidRDefault="00885E03">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11">
                                  <a:alphaModFix/>
                                </a:blip>
                                <a:srcRect/>
                                <a:stretch/>
                              </pic:blipFill>
                              <pic:spPr>
                                <a:xfrm>
                                  <a:off x="0" y="0"/>
                                  <a:ext cx="6543675" cy="10039350"/>
                                </a:xfrm>
                                <a:prstGeom prst="rect">
                                  <a:avLst/>
                                </a:prstGeom>
                                <a:noFill/>
                                <a:ln>
                                  <a:noFill/>
                                </a:ln>
                              </pic:spPr>
                            </pic:pic>
                            <pic:pic xmlns:pic="http://schemas.openxmlformats.org/drawingml/2006/picture">
                              <pic:nvPicPr>
                                <pic:cNvPr id="9" name="Shape 9"/>
                                <pic:cNvPicPr preferRelativeResize="0"/>
                              </pic:nvPicPr>
                              <pic:blipFill rotWithShape="1">
                                <a:blip r:embed="rId12">
                                  <a:alphaModFix/>
                                </a:blip>
                                <a:srcRect/>
                                <a:stretch/>
                              </pic:blipFill>
                              <pic:spPr>
                                <a:xfrm>
                                  <a:off x="2489887" y="1362865"/>
                                  <a:ext cx="1647824" cy="1657349"/>
                                </a:xfrm>
                                <a:prstGeom prst="rect">
                                  <a:avLst/>
                                </a:prstGeom>
                                <a:noFill/>
                                <a:ln>
                                  <a:noFill/>
                                </a:ln>
                              </pic:spPr>
                            </pic:pic>
                          </wpg:grpSp>
                        </wpg:grpSp>
                      </wpg:grpSp>
                    </wpg:wgp>
                  </a:graphicData>
                </a:graphic>
              </wp:anchor>
            </w:drawing>
          </mc:Choice>
          <mc:Fallback>
            <w:pict>
              <v:group w14:anchorId="4D7D4AA7" id="Group 1" o:spid="_x0000_s1026" style="position:absolute;left:0;text-align:left;margin-left:50.65pt;margin-top:27.4pt;width:515.25pt;height:765.75pt;z-index:-251658240;mso-wrap-distance-left:0;mso-wrap-distance-right:0;mso-position-horizontal-relative:page;mso-position-vertical-relative:page" coordorigin="20741" coordsize="6543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">
                <v:group id="Group 2" o:spid="_x0000_s1027" style="position:absolute;left:20741;width:65437;height:75600" coordorigin="20741" coordsize="6543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20741;width:65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6D89332" w14:textId="77777777" w:rsidR="00885E03" w:rsidRDefault="00885E03">
                          <w:pPr>
                            <w:spacing w:after="0" w:line="240" w:lineRule="auto"/>
                            <w:ind w:firstLine="0"/>
                            <w:textDirection w:val="btLr"/>
                          </w:pPr>
                        </w:p>
                      </w:txbxContent>
                    </v:textbox>
                  </v:rect>
                  <v:group id="Group 4" o:spid="_x0000_s1029" style="position:absolute;left:20741;width:65437;height:75600" coordorigin="20741" coordsize="6543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20741;width:65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7726248" w14:textId="77777777" w:rsidR="00885E03" w:rsidRDefault="00885E03">
                            <w:pPr>
                              <w:spacing w:after="0" w:line="240" w:lineRule="auto"/>
                              <w:ind w:firstLine="0"/>
                              <w:textDirection w:val="btLr"/>
                            </w:pPr>
                          </w:p>
                        </w:txbxContent>
                      </v:textbox>
                    </v:rect>
                    <v:group id="Group 6" o:spid="_x0000_s1031" style="position:absolute;left:20741;width:65437;height:75600" coordsize="65436,10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width:65436;height:100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586A3343" w14:textId="77777777" w:rsidR="00885E03" w:rsidRDefault="00885E03">
                              <w:pPr>
                                <w:spacing w:after="0" w:line="240" w:lineRule="auto"/>
                                <w:ind w:firstLine="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3" type="#_x0000_t75" style="position:absolute;width:65436;height:1003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">
                        <v:imagedata r:id="rId13" o:title=""/>
                      </v:shape>
                      <v:shape id="Shape 9" o:spid="_x0000_s1034" type="#_x0000_t75" style="position:absolute;left:24898;top:13628;width:16479;height:165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">
                        <v:imagedata r:id="rId14" o:title=""/>
                      </v:shape>
                    </v:group>
                  </v:group>
                </v:group>
                <w10:wrap anchorx="page" anchory="page"/>
              </v:group>
            </w:pict>
          </mc:Fallback>
        </mc:AlternateContent>
      </w:r>
      <w:r>
        <w:rPr>
          <w:b/>
          <w:bCs/>
          <w:sz w:val="30"/>
          <w:szCs w:val="30"/>
        </w:rPr>
        <w:t>HỌC VIỆN CÔNG NGHỆ BƯU CHÍNH VIỄN THÔNG</w:t>
      </w:r>
    </w:p>
    <w:p w14:paraId="645AFC54" w14:textId="77777777" w:rsidR="00885E03" w:rsidRDefault="006E7A58">
      <w:pPr>
        <w:spacing w:before="240" w:line="259" w:lineRule="auto"/>
        <w:ind w:firstLine="0"/>
        <w:jc w:val="center"/>
        <w:rPr>
          <w:b/>
          <w:bCs/>
          <w:sz w:val="28"/>
          <w:szCs w:val="28"/>
        </w:rPr>
      </w:pPr>
      <w:r>
        <w:rPr>
          <w:b/>
          <w:bCs/>
          <w:sz w:val="30"/>
          <w:szCs w:val="30"/>
        </w:rPr>
        <w:t>KHOA CÔNG NGHỆ THÔNG TIN 1</w:t>
      </w:r>
    </w:p>
    <w:p w14:paraId="118F04E6" w14:textId="77777777" w:rsidR="00885E03" w:rsidRDefault="00885E03">
      <w:pPr>
        <w:widowControl w:val="0"/>
        <w:spacing w:after="0" w:line="240" w:lineRule="auto"/>
        <w:ind w:firstLine="0"/>
        <w:jc w:val="center"/>
        <w:rPr>
          <w:b/>
          <w:bCs/>
          <w:sz w:val="28"/>
          <w:szCs w:val="28"/>
        </w:rPr>
      </w:pPr>
    </w:p>
    <w:p w14:paraId="36BBB1FD" w14:textId="77777777" w:rsidR="00885E03" w:rsidRDefault="00885E03">
      <w:pPr>
        <w:widowControl w:val="0"/>
        <w:spacing w:after="0" w:line="240" w:lineRule="auto"/>
        <w:ind w:firstLine="0"/>
        <w:jc w:val="center"/>
        <w:rPr>
          <w:b/>
          <w:bCs/>
          <w:sz w:val="28"/>
          <w:szCs w:val="28"/>
        </w:rPr>
      </w:pPr>
    </w:p>
    <w:p w14:paraId="59A806DB" w14:textId="77777777" w:rsidR="00885E03" w:rsidRDefault="00885E03">
      <w:pPr>
        <w:widowControl w:val="0"/>
        <w:spacing w:after="0" w:line="240" w:lineRule="auto"/>
        <w:ind w:firstLine="0"/>
        <w:jc w:val="center"/>
        <w:rPr>
          <w:b/>
          <w:bCs/>
          <w:sz w:val="28"/>
          <w:szCs w:val="28"/>
        </w:rPr>
      </w:pPr>
    </w:p>
    <w:p w14:paraId="1E1BF87F" w14:textId="77777777" w:rsidR="00885E03" w:rsidRDefault="00885E03">
      <w:pPr>
        <w:widowControl w:val="0"/>
        <w:spacing w:after="0" w:line="240" w:lineRule="auto"/>
        <w:ind w:firstLine="0"/>
        <w:jc w:val="center"/>
        <w:rPr>
          <w:b/>
          <w:bCs/>
          <w:sz w:val="28"/>
          <w:szCs w:val="28"/>
        </w:rPr>
      </w:pPr>
    </w:p>
    <w:p w14:paraId="3218DA0F" w14:textId="77777777" w:rsidR="00885E03" w:rsidRDefault="00885E03">
      <w:pPr>
        <w:widowControl w:val="0"/>
        <w:spacing w:after="0" w:line="240" w:lineRule="auto"/>
        <w:ind w:firstLine="0"/>
        <w:jc w:val="center"/>
        <w:rPr>
          <w:b/>
          <w:bCs/>
          <w:sz w:val="28"/>
          <w:szCs w:val="28"/>
        </w:rPr>
      </w:pPr>
    </w:p>
    <w:p w14:paraId="7E723495" w14:textId="77777777" w:rsidR="00885E03" w:rsidRDefault="00885E03">
      <w:pPr>
        <w:widowControl w:val="0"/>
        <w:spacing w:after="0" w:line="240" w:lineRule="auto"/>
        <w:ind w:firstLine="0"/>
        <w:jc w:val="center"/>
        <w:rPr>
          <w:b/>
          <w:bCs/>
          <w:sz w:val="28"/>
          <w:szCs w:val="28"/>
        </w:rPr>
      </w:pPr>
    </w:p>
    <w:p w14:paraId="7E582EBD" w14:textId="77777777" w:rsidR="00885E03" w:rsidRDefault="00885E03">
      <w:pPr>
        <w:widowControl w:val="0"/>
        <w:spacing w:after="0" w:line="240" w:lineRule="auto"/>
        <w:ind w:firstLine="0"/>
        <w:jc w:val="center"/>
        <w:rPr>
          <w:b/>
          <w:bCs/>
          <w:sz w:val="28"/>
          <w:szCs w:val="28"/>
        </w:rPr>
      </w:pPr>
    </w:p>
    <w:p w14:paraId="1805F72F" w14:textId="77777777" w:rsidR="00885E03" w:rsidRDefault="00885E03">
      <w:pPr>
        <w:widowControl w:val="0"/>
        <w:spacing w:after="0" w:line="240" w:lineRule="auto"/>
        <w:ind w:firstLine="0"/>
        <w:jc w:val="center"/>
        <w:rPr>
          <w:b/>
          <w:bCs/>
          <w:sz w:val="28"/>
          <w:szCs w:val="28"/>
        </w:rPr>
      </w:pPr>
    </w:p>
    <w:p w14:paraId="37E8768E" w14:textId="77777777" w:rsidR="00885E03" w:rsidRDefault="00885E03">
      <w:pPr>
        <w:widowControl w:val="0"/>
        <w:spacing w:before="173" w:after="0" w:line="240" w:lineRule="auto"/>
        <w:ind w:firstLine="0"/>
        <w:jc w:val="center"/>
        <w:rPr>
          <w:b/>
          <w:bCs/>
          <w:sz w:val="28"/>
          <w:szCs w:val="28"/>
        </w:rPr>
      </w:pPr>
    </w:p>
    <w:p w14:paraId="6C18ED11" w14:textId="4CA0B0DC" w:rsidR="00885E03" w:rsidRDefault="006E7A58">
      <w:pPr>
        <w:pStyle w:val="Title"/>
        <w:keepNext w:val="0"/>
        <w:keepLines w:val="0"/>
        <w:widowControl w:val="0"/>
        <w:spacing w:before="280" w:after="80" w:line="240" w:lineRule="auto"/>
        <w:ind w:left="116" w:firstLine="0"/>
        <w:jc w:val="center"/>
        <w:rPr>
          <w:b/>
          <w:bCs/>
          <w:sz w:val="38"/>
          <w:szCs w:val="38"/>
        </w:rPr>
      </w:pPr>
      <w:r>
        <w:rPr>
          <w:b/>
          <w:bCs/>
          <w:sz w:val="38"/>
          <w:szCs w:val="38"/>
        </w:rPr>
        <w:t>BÁO CÁO</w:t>
      </w:r>
      <w:r>
        <w:rPr>
          <w:b/>
          <w:bCs/>
          <w:sz w:val="38"/>
          <w:szCs w:val="38"/>
        </w:rPr>
        <w:br/>
        <w:t>PHƯƠNG PHÁP LUẬN NGHIÊN CỨU KHOA HỌC</w:t>
      </w:r>
    </w:p>
    <w:p w14:paraId="134B89F5" w14:textId="77777777" w:rsidR="00885E03" w:rsidRDefault="006E7A58">
      <w:pPr>
        <w:widowControl w:val="0"/>
        <w:spacing w:before="280" w:after="80"/>
        <w:ind w:firstLine="0"/>
        <w:jc w:val="center"/>
        <w:rPr>
          <w:b/>
          <w:bCs/>
          <w:sz w:val="30"/>
          <w:szCs w:val="30"/>
        </w:rPr>
      </w:pPr>
      <w:r>
        <w:rPr>
          <w:b/>
          <w:bCs/>
          <w:sz w:val="30"/>
          <w:szCs w:val="30"/>
        </w:rPr>
        <w:t>Đề tài: Xây dựng phương pháp bảo vệ ảnh nhằm hạn chế bị thu thập và sử dụng trái phép để huấn luyện mô hình AI</w:t>
      </w:r>
    </w:p>
    <w:p w14:paraId="53F83B51" w14:textId="77777777" w:rsidR="00885E03" w:rsidRDefault="006E7A58">
      <w:pPr>
        <w:widowControl w:val="0"/>
        <w:spacing w:before="131" w:after="80" w:line="360" w:lineRule="auto"/>
        <w:ind w:left="116" w:firstLine="0"/>
        <w:jc w:val="center"/>
        <w:rPr>
          <w:b/>
          <w:bCs/>
          <w:sz w:val="30"/>
          <w:szCs w:val="30"/>
        </w:rPr>
      </w:pPr>
      <w:r>
        <w:rPr>
          <w:b/>
          <w:bCs/>
          <w:sz w:val="30"/>
          <w:szCs w:val="30"/>
        </w:rPr>
        <w:t>Giảng viên hướng dẫn: Nguyễn Thị Kim Chi</w:t>
      </w:r>
      <w:r>
        <w:rPr>
          <w:b/>
          <w:bCs/>
          <w:sz w:val="30"/>
          <w:szCs w:val="30"/>
        </w:rPr>
        <w:br/>
        <w:t>Nhóm lớp: 16</w:t>
      </w:r>
      <w:r>
        <w:rPr>
          <w:b/>
          <w:bCs/>
          <w:sz w:val="30"/>
          <w:szCs w:val="30"/>
        </w:rPr>
        <w:br/>
        <w:t>Nhóm BTL: 5</w:t>
      </w:r>
    </w:p>
    <w:tbl>
      <w:tblPr>
        <w:tblW w:w="7150" w:type="dxa"/>
        <w:tblInd w:w="12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00" w:firstRow="0" w:lastRow="0" w:firstColumn="0" w:lastColumn="0" w:noHBand="0" w:noVBand="0"/>
      </w:tblPr>
      <w:tblGrid>
        <w:gridCol w:w="3870"/>
        <w:gridCol w:w="3280"/>
      </w:tblGrid>
      <w:tr w:rsidR="00885E03" w14:paraId="4E98C11D" w14:textId="77777777">
        <w:trPr>
          <w:trHeight w:val="580"/>
        </w:trPr>
        <w:tc>
          <w:tcPr>
            <w:tcW w:w="3870" w:type="dxa"/>
            <w:tcBorders>
              <w:top w:val="single" w:sz="4" w:space="0" w:color="FFFFFF"/>
              <w:left w:val="single" w:sz="4" w:space="0" w:color="FFFFFF"/>
              <w:bottom w:val="single" w:sz="4" w:space="0" w:color="FFFFFF"/>
              <w:right w:val="single" w:sz="4" w:space="0" w:color="FFFFFF"/>
            </w:tcBorders>
          </w:tcPr>
          <w:p w14:paraId="75087EEB" w14:textId="77777777" w:rsidR="00885E03" w:rsidRDefault="006E7A58" w:rsidP="00A97FC9">
            <w:pPr>
              <w:widowControl w:val="0"/>
              <w:spacing w:before="113" w:after="0" w:line="240" w:lineRule="auto"/>
              <w:ind w:left="470" w:firstLine="0"/>
              <w:rPr>
                <w:sz w:val="30"/>
                <w:szCs w:val="30"/>
              </w:rPr>
            </w:pPr>
            <w:r>
              <w:rPr>
                <w:sz w:val="30"/>
                <w:szCs w:val="30"/>
              </w:rPr>
              <w:t>1. Lê Xuân Nhân</w:t>
            </w:r>
          </w:p>
        </w:tc>
        <w:tc>
          <w:tcPr>
            <w:tcW w:w="3280" w:type="dxa"/>
            <w:tcBorders>
              <w:top w:val="single" w:sz="4" w:space="0" w:color="FFFFFF"/>
              <w:left w:val="single" w:sz="4" w:space="0" w:color="FFFFFF"/>
              <w:bottom w:val="single" w:sz="4" w:space="0" w:color="FFFFFF"/>
              <w:right w:val="single" w:sz="4" w:space="0" w:color="FFFFFF"/>
            </w:tcBorders>
          </w:tcPr>
          <w:p w14:paraId="61F9FE2C" w14:textId="77777777" w:rsidR="00885E03" w:rsidRDefault="006E7A58">
            <w:pPr>
              <w:widowControl w:val="0"/>
              <w:spacing w:before="113" w:after="0" w:line="240" w:lineRule="auto"/>
              <w:ind w:left="110" w:firstLine="0"/>
              <w:jc w:val="center"/>
              <w:rPr>
                <w:sz w:val="30"/>
                <w:szCs w:val="30"/>
              </w:rPr>
            </w:pPr>
            <w:r>
              <w:rPr>
                <w:sz w:val="30"/>
                <w:szCs w:val="30"/>
              </w:rPr>
              <w:t>B23DCKH083</w:t>
            </w:r>
          </w:p>
        </w:tc>
      </w:tr>
      <w:tr w:rsidR="00885E03" w14:paraId="2EA583DE" w14:textId="77777777">
        <w:trPr>
          <w:trHeight w:val="560"/>
        </w:trPr>
        <w:tc>
          <w:tcPr>
            <w:tcW w:w="3870" w:type="dxa"/>
            <w:tcBorders>
              <w:top w:val="single" w:sz="4" w:space="0" w:color="FFFFFF"/>
              <w:left w:val="single" w:sz="4" w:space="0" w:color="FFFFFF"/>
              <w:bottom w:val="single" w:sz="4" w:space="0" w:color="FFFFFF"/>
              <w:right w:val="single" w:sz="4" w:space="0" w:color="FFFFFF"/>
            </w:tcBorders>
          </w:tcPr>
          <w:p w14:paraId="55355B49" w14:textId="77777777" w:rsidR="00885E03" w:rsidRDefault="006E7A58" w:rsidP="00A97FC9">
            <w:pPr>
              <w:widowControl w:val="0"/>
              <w:spacing w:before="106" w:after="0" w:line="240" w:lineRule="auto"/>
              <w:ind w:left="470" w:firstLine="0"/>
              <w:rPr>
                <w:sz w:val="30"/>
                <w:szCs w:val="30"/>
              </w:rPr>
            </w:pPr>
            <w:r>
              <w:rPr>
                <w:sz w:val="30"/>
                <w:szCs w:val="30"/>
              </w:rPr>
              <w:t>2. Đào Bình Minh</w:t>
            </w:r>
          </w:p>
        </w:tc>
        <w:tc>
          <w:tcPr>
            <w:tcW w:w="3280" w:type="dxa"/>
            <w:tcBorders>
              <w:top w:val="single" w:sz="4" w:space="0" w:color="FFFFFF"/>
              <w:left w:val="single" w:sz="4" w:space="0" w:color="FFFFFF"/>
              <w:bottom w:val="single" w:sz="4" w:space="0" w:color="FFFFFF"/>
              <w:right w:val="single" w:sz="4" w:space="0" w:color="FFFFFF"/>
            </w:tcBorders>
          </w:tcPr>
          <w:p w14:paraId="7AFBF2FB" w14:textId="77777777" w:rsidR="00885E03" w:rsidRDefault="006E7A58">
            <w:pPr>
              <w:widowControl w:val="0"/>
              <w:spacing w:before="106" w:after="0" w:line="240" w:lineRule="auto"/>
              <w:ind w:left="110" w:firstLine="0"/>
              <w:jc w:val="center"/>
              <w:rPr>
                <w:sz w:val="30"/>
                <w:szCs w:val="30"/>
              </w:rPr>
            </w:pPr>
            <w:r>
              <w:rPr>
                <w:sz w:val="30"/>
                <w:szCs w:val="30"/>
              </w:rPr>
              <w:t>B23DCKH076</w:t>
            </w:r>
          </w:p>
        </w:tc>
      </w:tr>
      <w:tr w:rsidR="00885E03" w14:paraId="30C47F01" w14:textId="77777777">
        <w:trPr>
          <w:trHeight w:val="580"/>
        </w:trPr>
        <w:tc>
          <w:tcPr>
            <w:tcW w:w="3870" w:type="dxa"/>
            <w:tcBorders>
              <w:top w:val="single" w:sz="4" w:space="0" w:color="FFFFFF"/>
              <w:left w:val="single" w:sz="4" w:space="0" w:color="FFFFFF"/>
              <w:bottom w:val="single" w:sz="4" w:space="0" w:color="FFFFFF"/>
              <w:right w:val="single" w:sz="4" w:space="0" w:color="FFFFFF"/>
            </w:tcBorders>
          </w:tcPr>
          <w:p w14:paraId="1EC098B8" w14:textId="77777777" w:rsidR="00885E03" w:rsidRDefault="006E7A58" w:rsidP="00A97FC9">
            <w:pPr>
              <w:widowControl w:val="0"/>
              <w:spacing w:before="119" w:after="0" w:line="240" w:lineRule="auto"/>
              <w:ind w:left="470" w:firstLine="0"/>
              <w:rPr>
                <w:sz w:val="30"/>
                <w:szCs w:val="30"/>
              </w:rPr>
            </w:pPr>
            <w:r>
              <w:rPr>
                <w:sz w:val="30"/>
                <w:szCs w:val="30"/>
              </w:rPr>
              <w:t>3. Trần Đào Trung Kiên</w:t>
            </w:r>
          </w:p>
        </w:tc>
        <w:tc>
          <w:tcPr>
            <w:tcW w:w="3280" w:type="dxa"/>
            <w:tcBorders>
              <w:top w:val="single" w:sz="4" w:space="0" w:color="FFFFFF"/>
              <w:left w:val="single" w:sz="4" w:space="0" w:color="FFFFFF"/>
              <w:bottom w:val="single" w:sz="4" w:space="0" w:color="FFFFFF"/>
              <w:right w:val="single" w:sz="4" w:space="0" w:color="FFFFFF"/>
            </w:tcBorders>
          </w:tcPr>
          <w:p w14:paraId="5DAF7FBE" w14:textId="77777777" w:rsidR="00885E03" w:rsidRDefault="006E7A58">
            <w:pPr>
              <w:widowControl w:val="0"/>
              <w:spacing w:before="119" w:after="0" w:line="240" w:lineRule="auto"/>
              <w:ind w:left="110" w:firstLine="0"/>
              <w:jc w:val="center"/>
              <w:rPr>
                <w:sz w:val="30"/>
                <w:szCs w:val="30"/>
              </w:rPr>
            </w:pPr>
            <w:r>
              <w:rPr>
                <w:sz w:val="30"/>
                <w:szCs w:val="30"/>
              </w:rPr>
              <w:t>B23DCKH068</w:t>
            </w:r>
          </w:p>
        </w:tc>
      </w:tr>
      <w:tr w:rsidR="00885E03" w14:paraId="599D69BA" w14:textId="77777777">
        <w:trPr>
          <w:trHeight w:val="580"/>
        </w:trPr>
        <w:tc>
          <w:tcPr>
            <w:tcW w:w="3870" w:type="dxa"/>
            <w:tcBorders>
              <w:top w:val="single" w:sz="4" w:space="0" w:color="FFFFFF"/>
              <w:left w:val="single" w:sz="4" w:space="0" w:color="FFFFFF"/>
              <w:bottom w:val="single" w:sz="4" w:space="0" w:color="FFFFFF"/>
              <w:right w:val="single" w:sz="4" w:space="0" w:color="FFFFFF"/>
            </w:tcBorders>
          </w:tcPr>
          <w:p w14:paraId="7D49212D" w14:textId="77777777" w:rsidR="00885E03" w:rsidRDefault="006E7A58" w:rsidP="00A97FC9">
            <w:pPr>
              <w:widowControl w:val="0"/>
              <w:spacing w:before="119" w:after="0" w:line="240" w:lineRule="auto"/>
              <w:ind w:left="470" w:firstLine="0"/>
              <w:rPr>
                <w:sz w:val="30"/>
                <w:szCs w:val="30"/>
              </w:rPr>
            </w:pPr>
            <w:r>
              <w:rPr>
                <w:sz w:val="30"/>
                <w:szCs w:val="30"/>
              </w:rPr>
              <w:t>4. Hà Huy Khôi</w:t>
            </w:r>
          </w:p>
        </w:tc>
        <w:tc>
          <w:tcPr>
            <w:tcW w:w="3280" w:type="dxa"/>
            <w:tcBorders>
              <w:top w:val="single" w:sz="4" w:space="0" w:color="FFFFFF"/>
              <w:left w:val="single" w:sz="4" w:space="0" w:color="FFFFFF"/>
              <w:bottom w:val="single" w:sz="4" w:space="0" w:color="FFFFFF"/>
              <w:right w:val="single" w:sz="4" w:space="0" w:color="FFFFFF"/>
            </w:tcBorders>
          </w:tcPr>
          <w:p w14:paraId="798AB70D" w14:textId="77777777" w:rsidR="00885E03" w:rsidRDefault="006E7A58">
            <w:pPr>
              <w:widowControl w:val="0"/>
              <w:spacing w:before="119" w:after="0" w:line="240" w:lineRule="auto"/>
              <w:ind w:left="110" w:firstLine="0"/>
              <w:jc w:val="center"/>
              <w:rPr>
                <w:sz w:val="30"/>
                <w:szCs w:val="30"/>
              </w:rPr>
            </w:pPr>
            <w:r>
              <w:rPr>
                <w:sz w:val="30"/>
                <w:szCs w:val="30"/>
              </w:rPr>
              <w:t>B23DCKH066</w:t>
            </w:r>
          </w:p>
        </w:tc>
      </w:tr>
      <w:tr w:rsidR="00885E03" w14:paraId="000D67C5" w14:textId="77777777">
        <w:trPr>
          <w:trHeight w:val="601"/>
        </w:trPr>
        <w:tc>
          <w:tcPr>
            <w:tcW w:w="3870" w:type="dxa"/>
            <w:tcBorders>
              <w:top w:val="single" w:sz="4" w:space="0" w:color="FFFFFF"/>
              <w:left w:val="single" w:sz="4" w:space="0" w:color="FFFFFF"/>
              <w:bottom w:val="single" w:sz="4" w:space="0" w:color="FFFFFF"/>
              <w:right w:val="single" w:sz="4" w:space="0" w:color="FFFFFF"/>
            </w:tcBorders>
          </w:tcPr>
          <w:p w14:paraId="06EDF617" w14:textId="77777777" w:rsidR="00885E03" w:rsidRDefault="006E7A58" w:rsidP="00A97FC9">
            <w:pPr>
              <w:widowControl w:val="0"/>
              <w:spacing w:before="119" w:after="0" w:line="240" w:lineRule="auto"/>
              <w:ind w:left="470" w:firstLine="0"/>
              <w:rPr>
                <w:sz w:val="30"/>
                <w:szCs w:val="30"/>
              </w:rPr>
            </w:pPr>
            <w:r>
              <w:rPr>
                <w:sz w:val="30"/>
                <w:szCs w:val="30"/>
              </w:rPr>
              <w:t>5. Nguyễn Văn Long</w:t>
            </w:r>
          </w:p>
        </w:tc>
        <w:tc>
          <w:tcPr>
            <w:tcW w:w="3280" w:type="dxa"/>
            <w:tcBorders>
              <w:top w:val="single" w:sz="4" w:space="0" w:color="FFFFFF"/>
              <w:left w:val="single" w:sz="4" w:space="0" w:color="FFFFFF"/>
              <w:bottom w:val="single" w:sz="4" w:space="0" w:color="FFFFFF"/>
              <w:right w:val="single" w:sz="4" w:space="0" w:color="FFFFFF"/>
            </w:tcBorders>
          </w:tcPr>
          <w:p w14:paraId="72068AF2" w14:textId="77777777" w:rsidR="00885E03" w:rsidRDefault="006E7A58">
            <w:pPr>
              <w:widowControl w:val="0"/>
              <w:spacing w:before="119" w:after="80" w:line="240" w:lineRule="auto"/>
              <w:ind w:left="110" w:firstLine="0"/>
              <w:jc w:val="center"/>
              <w:rPr>
                <w:sz w:val="30"/>
                <w:szCs w:val="30"/>
              </w:rPr>
            </w:pPr>
            <w:r>
              <w:rPr>
                <w:sz w:val="30"/>
                <w:szCs w:val="30"/>
              </w:rPr>
              <w:t>B23DCKH072</w:t>
            </w:r>
          </w:p>
        </w:tc>
      </w:tr>
      <w:tr w:rsidR="00885E03" w14:paraId="17C7062D" w14:textId="77777777">
        <w:trPr>
          <w:trHeight w:val="580"/>
        </w:trPr>
        <w:tc>
          <w:tcPr>
            <w:tcW w:w="3870" w:type="dxa"/>
            <w:tcBorders>
              <w:top w:val="single" w:sz="4" w:space="0" w:color="FFFFFF"/>
              <w:left w:val="single" w:sz="4" w:space="0" w:color="FFFFFF"/>
              <w:bottom w:val="single" w:sz="4" w:space="0" w:color="FFFFFF"/>
              <w:right w:val="single" w:sz="4" w:space="0" w:color="FFFFFF"/>
            </w:tcBorders>
          </w:tcPr>
          <w:p w14:paraId="1D529BCD" w14:textId="77777777" w:rsidR="00885E03" w:rsidRDefault="006E7A58" w:rsidP="00A97FC9">
            <w:pPr>
              <w:widowControl w:val="0"/>
              <w:spacing w:before="119" w:after="0" w:line="240" w:lineRule="auto"/>
              <w:ind w:left="470" w:firstLine="0"/>
              <w:rPr>
                <w:sz w:val="30"/>
                <w:szCs w:val="30"/>
              </w:rPr>
            </w:pPr>
            <w:r>
              <w:rPr>
                <w:sz w:val="30"/>
                <w:szCs w:val="30"/>
              </w:rPr>
              <w:t>6. Phạm Ngọc Linh</w:t>
            </w:r>
          </w:p>
        </w:tc>
        <w:tc>
          <w:tcPr>
            <w:tcW w:w="3280" w:type="dxa"/>
            <w:tcBorders>
              <w:top w:val="single" w:sz="4" w:space="0" w:color="FFFFFF"/>
              <w:left w:val="single" w:sz="4" w:space="0" w:color="FFFFFF"/>
              <w:bottom w:val="single" w:sz="4" w:space="0" w:color="FFFFFF"/>
              <w:right w:val="single" w:sz="4" w:space="0" w:color="FFFFFF"/>
            </w:tcBorders>
          </w:tcPr>
          <w:p w14:paraId="052FD9E6" w14:textId="77777777" w:rsidR="00885E03" w:rsidRDefault="006E7A58">
            <w:pPr>
              <w:widowControl w:val="0"/>
              <w:spacing w:before="119" w:after="80" w:line="240" w:lineRule="auto"/>
              <w:ind w:left="110" w:firstLine="0"/>
              <w:jc w:val="center"/>
              <w:rPr>
                <w:sz w:val="30"/>
                <w:szCs w:val="30"/>
              </w:rPr>
            </w:pPr>
            <w:r>
              <w:rPr>
                <w:sz w:val="30"/>
                <w:szCs w:val="30"/>
              </w:rPr>
              <w:t>B23DCKH071</w:t>
            </w:r>
          </w:p>
        </w:tc>
      </w:tr>
      <w:tr w:rsidR="00885E03" w14:paraId="3A202C62" w14:textId="77777777">
        <w:trPr>
          <w:trHeight w:val="580"/>
        </w:trPr>
        <w:tc>
          <w:tcPr>
            <w:tcW w:w="3870" w:type="dxa"/>
            <w:tcBorders>
              <w:top w:val="single" w:sz="4" w:space="0" w:color="FFFFFF"/>
              <w:left w:val="single" w:sz="4" w:space="0" w:color="FFFFFF"/>
              <w:bottom w:val="single" w:sz="4" w:space="0" w:color="FFFFFF"/>
              <w:right w:val="single" w:sz="4" w:space="0" w:color="FFFFFF"/>
            </w:tcBorders>
          </w:tcPr>
          <w:p w14:paraId="4944B9F9" w14:textId="77777777" w:rsidR="00885E03" w:rsidRDefault="006E7A58" w:rsidP="00A97FC9">
            <w:pPr>
              <w:widowControl w:val="0"/>
              <w:spacing w:before="119" w:after="0" w:line="240" w:lineRule="auto"/>
              <w:ind w:left="470" w:firstLine="0"/>
              <w:rPr>
                <w:sz w:val="30"/>
                <w:szCs w:val="30"/>
              </w:rPr>
            </w:pPr>
            <w:r>
              <w:rPr>
                <w:sz w:val="30"/>
                <w:szCs w:val="30"/>
              </w:rPr>
              <w:t>7. Đặng Hồng Lâm</w:t>
            </w:r>
          </w:p>
        </w:tc>
        <w:tc>
          <w:tcPr>
            <w:tcW w:w="3280" w:type="dxa"/>
            <w:tcBorders>
              <w:top w:val="single" w:sz="4" w:space="0" w:color="FFFFFF"/>
              <w:left w:val="single" w:sz="4" w:space="0" w:color="FFFFFF"/>
              <w:bottom w:val="single" w:sz="4" w:space="0" w:color="FFFFFF"/>
              <w:right w:val="single" w:sz="4" w:space="0" w:color="FFFFFF"/>
            </w:tcBorders>
          </w:tcPr>
          <w:p w14:paraId="6C9F6630" w14:textId="77777777" w:rsidR="00885E03" w:rsidRDefault="006E7A58">
            <w:pPr>
              <w:widowControl w:val="0"/>
              <w:spacing w:before="119" w:after="80" w:line="240" w:lineRule="auto"/>
              <w:ind w:left="110" w:firstLine="0"/>
              <w:jc w:val="center"/>
              <w:rPr>
                <w:sz w:val="30"/>
                <w:szCs w:val="30"/>
              </w:rPr>
            </w:pPr>
            <w:r>
              <w:rPr>
                <w:sz w:val="30"/>
                <w:szCs w:val="30"/>
              </w:rPr>
              <w:t>B23DCKH069</w:t>
            </w:r>
          </w:p>
        </w:tc>
      </w:tr>
    </w:tbl>
    <w:p w14:paraId="7F5389A2" w14:textId="77777777" w:rsidR="00885E03" w:rsidRDefault="00885E03">
      <w:pPr>
        <w:widowControl w:val="0"/>
        <w:spacing w:after="0" w:line="240" w:lineRule="auto"/>
        <w:ind w:firstLine="0"/>
        <w:jc w:val="center"/>
        <w:rPr>
          <w:b/>
          <w:bCs/>
          <w:sz w:val="30"/>
          <w:szCs w:val="30"/>
        </w:rPr>
      </w:pPr>
    </w:p>
    <w:p w14:paraId="42D40A7B" w14:textId="77777777" w:rsidR="00885E03" w:rsidRDefault="006E7A58">
      <w:pPr>
        <w:widowControl w:val="0"/>
        <w:spacing w:before="1" w:after="80" w:line="240" w:lineRule="auto"/>
        <w:ind w:right="531" w:firstLine="0"/>
        <w:jc w:val="center"/>
        <w:rPr>
          <w:b/>
          <w:bCs/>
          <w:sz w:val="30"/>
          <w:szCs w:val="30"/>
        </w:rPr>
        <w:sectPr w:rsidR="00885E03">
          <w:pgSz w:w="11909" w:h="16834"/>
          <w:pgMar w:top="1440" w:right="1440" w:bottom="1440" w:left="1440" w:header="720" w:footer="720" w:gutter="0"/>
          <w:pgNumType w:start="1"/>
          <w:cols w:space="720"/>
        </w:sectPr>
      </w:pPr>
      <w:r>
        <w:rPr>
          <w:b/>
          <w:bCs/>
          <w:sz w:val="36"/>
          <w:szCs w:val="36"/>
        </w:rPr>
        <w:t xml:space="preserve">        </w:t>
      </w:r>
      <w:r>
        <w:rPr>
          <w:b/>
          <w:bCs/>
          <w:sz w:val="30"/>
          <w:szCs w:val="30"/>
        </w:rPr>
        <w:t>HÀ NỘI, 09/2026</w:t>
      </w:r>
    </w:p>
    <w:p w14:paraId="5BA2E99F" w14:textId="77777777" w:rsidR="00885E03" w:rsidRDefault="006E7A58">
      <w:pPr>
        <w:widowControl w:val="0"/>
        <w:spacing w:before="59" w:after="80" w:line="240" w:lineRule="auto"/>
        <w:ind w:firstLine="0"/>
        <w:jc w:val="both"/>
        <w:rPr>
          <w:b/>
          <w:bCs/>
          <w:sz w:val="32"/>
          <w:szCs w:val="32"/>
        </w:rPr>
      </w:pPr>
      <w:r>
        <w:rPr>
          <w:b/>
          <w:bCs/>
          <w:sz w:val="32"/>
          <w:szCs w:val="32"/>
        </w:rPr>
        <w:lastRenderedPageBreak/>
        <w:t>Phân chia nhiệm vụ và đánh giá:</w:t>
      </w:r>
    </w:p>
    <w:p w14:paraId="13E969E8" w14:textId="77777777" w:rsidR="00885E03" w:rsidRDefault="00885E03">
      <w:pPr>
        <w:widowControl w:val="0"/>
        <w:spacing w:before="59" w:after="80" w:line="240" w:lineRule="auto"/>
        <w:ind w:firstLine="0"/>
        <w:jc w:val="both"/>
        <w:rPr>
          <w:b/>
          <w:bCs/>
          <w:sz w:val="30"/>
          <w:szCs w:val="30"/>
        </w:rPr>
      </w:pP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3270"/>
        <w:gridCol w:w="4050"/>
      </w:tblGrid>
      <w:tr w:rsidR="00885E03" w14:paraId="5FB2582E" w14:textId="77777777">
        <w:trPr>
          <w:trHeight w:val="510"/>
        </w:trPr>
        <w:tc>
          <w:tcPr>
            <w:tcW w:w="2235" w:type="dxa"/>
            <w:tcMar>
              <w:top w:w="56" w:type="dxa"/>
              <w:left w:w="56" w:type="dxa"/>
              <w:bottom w:w="56" w:type="dxa"/>
              <w:right w:w="56" w:type="dxa"/>
            </w:tcMar>
          </w:tcPr>
          <w:p w14:paraId="7C90A765" w14:textId="77777777" w:rsidR="00885E03" w:rsidRDefault="006E7A58">
            <w:pPr>
              <w:widowControl w:val="0"/>
              <w:spacing w:before="280" w:after="80" w:line="240" w:lineRule="auto"/>
              <w:ind w:firstLine="0"/>
              <w:jc w:val="center"/>
              <w:rPr>
                <w:b/>
                <w:bCs/>
                <w:sz w:val="28"/>
                <w:szCs w:val="28"/>
              </w:rPr>
            </w:pPr>
            <w:r>
              <w:rPr>
                <w:b/>
                <w:bCs/>
                <w:sz w:val="28"/>
                <w:szCs w:val="28"/>
              </w:rPr>
              <w:t>Thành viên</w:t>
            </w:r>
          </w:p>
        </w:tc>
        <w:tc>
          <w:tcPr>
            <w:tcW w:w="3270" w:type="dxa"/>
            <w:tcMar>
              <w:top w:w="56" w:type="dxa"/>
              <w:left w:w="56" w:type="dxa"/>
              <w:bottom w:w="56" w:type="dxa"/>
              <w:right w:w="56" w:type="dxa"/>
            </w:tcMar>
          </w:tcPr>
          <w:p w14:paraId="5472BDC9" w14:textId="77777777" w:rsidR="00885E03" w:rsidRDefault="006E7A58">
            <w:pPr>
              <w:widowControl w:val="0"/>
              <w:spacing w:before="280" w:after="80" w:line="240" w:lineRule="auto"/>
              <w:ind w:firstLine="0"/>
              <w:jc w:val="center"/>
              <w:rPr>
                <w:b/>
                <w:bCs/>
                <w:sz w:val="28"/>
                <w:szCs w:val="28"/>
              </w:rPr>
            </w:pPr>
            <w:r>
              <w:rPr>
                <w:b/>
                <w:bCs/>
                <w:sz w:val="28"/>
                <w:szCs w:val="28"/>
              </w:rPr>
              <w:t>MSV</w:t>
            </w:r>
          </w:p>
        </w:tc>
        <w:tc>
          <w:tcPr>
            <w:tcW w:w="4050" w:type="dxa"/>
            <w:tcMar>
              <w:top w:w="56" w:type="dxa"/>
              <w:left w:w="56" w:type="dxa"/>
              <w:bottom w:w="56" w:type="dxa"/>
              <w:right w:w="56" w:type="dxa"/>
            </w:tcMar>
          </w:tcPr>
          <w:p w14:paraId="50E797AB" w14:textId="77777777" w:rsidR="00885E03" w:rsidRDefault="006E7A58">
            <w:pPr>
              <w:widowControl w:val="0"/>
              <w:spacing w:before="280" w:after="80" w:line="240" w:lineRule="auto"/>
              <w:ind w:firstLine="0"/>
              <w:jc w:val="center"/>
              <w:rPr>
                <w:b/>
                <w:bCs/>
                <w:sz w:val="28"/>
                <w:szCs w:val="28"/>
              </w:rPr>
            </w:pPr>
            <w:r>
              <w:rPr>
                <w:b/>
                <w:bCs/>
                <w:sz w:val="28"/>
                <w:szCs w:val="28"/>
              </w:rPr>
              <w:t>Vai trò</w:t>
            </w:r>
          </w:p>
        </w:tc>
      </w:tr>
      <w:tr w:rsidR="00885E03" w14:paraId="47DED267" w14:textId="77777777">
        <w:trPr>
          <w:trHeight w:val="630"/>
        </w:trPr>
        <w:tc>
          <w:tcPr>
            <w:tcW w:w="2235" w:type="dxa"/>
            <w:tcMar>
              <w:top w:w="56" w:type="dxa"/>
              <w:left w:w="56" w:type="dxa"/>
              <w:bottom w:w="56" w:type="dxa"/>
              <w:right w:w="56" w:type="dxa"/>
            </w:tcMar>
          </w:tcPr>
          <w:p w14:paraId="57EDCD7A" w14:textId="77777777" w:rsidR="00885E03" w:rsidRDefault="00885E03">
            <w:pPr>
              <w:widowControl w:val="0"/>
              <w:spacing w:before="113" w:after="80" w:line="240" w:lineRule="auto"/>
              <w:ind w:firstLine="0"/>
              <w:jc w:val="both"/>
              <w:rPr>
                <w:sz w:val="24"/>
                <w:szCs w:val="24"/>
              </w:rPr>
            </w:pPr>
          </w:p>
        </w:tc>
        <w:tc>
          <w:tcPr>
            <w:tcW w:w="3270" w:type="dxa"/>
            <w:tcMar>
              <w:top w:w="56" w:type="dxa"/>
              <w:left w:w="56" w:type="dxa"/>
              <w:bottom w:w="56" w:type="dxa"/>
              <w:right w:w="56" w:type="dxa"/>
            </w:tcMar>
          </w:tcPr>
          <w:p w14:paraId="58F0A952" w14:textId="77777777" w:rsidR="00885E03" w:rsidRDefault="00885E03">
            <w:pPr>
              <w:widowControl w:val="0"/>
              <w:spacing w:before="113" w:after="80" w:line="240" w:lineRule="auto"/>
              <w:ind w:firstLine="0"/>
              <w:jc w:val="both"/>
              <w:rPr>
                <w:sz w:val="24"/>
                <w:szCs w:val="24"/>
              </w:rPr>
            </w:pPr>
          </w:p>
        </w:tc>
        <w:tc>
          <w:tcPr>
            <w:tcW w:w="4050" w:type="dxa"/>
            <w:tcMar>
              <w:top w:w="56" w:type="dxa"/>
              <w:left w:w="56" w:type="dxa"/>
              <w:bottom w:w="56" w:type="dxa"/>
              <w:right w:w="56" w:type="dxa"/>
            </w:tcMar>
          </w:tcPr>
          <w:p w14:paraId="239C8D20" w14:textId="77777777" w:rsidR="00885E03" w:rsidRDefault="00885E03">
            <w:pPr>
              <w:widowControl w:val="0"/>
              <w:spacing w:before="113" w:after="80" w:line="240" w:lineRule="auto"/>
              <w:ind w:firstLine="0"/>
              <w:jc w:val="both"/>
              <w:rPr>
                <w:sz w:val="24"/>
                <w:szCs w:val="24"/>
              </w:rPr>
            </w:pPr>
          </w:p>
        </w:tc>
      </w:tr>
      <w:tr w:rsidR="00885E03" w14:paraId="00025C72" w14:textId="77777777">
        <w:trPr>
          <w:trHeight w:val="680"/>
        </w:trPr>
        <w:tc>
          <w:tcPr>
            <w:tcW w:w="2235" w:type="dxa"/>
            <w:tcMar>
              <w:top w:w="56" w:type="dxa"/>
              <w:left w:w="56" w:type="dxa"/>
              <w:bottom w:w="56" w:type="dxa"/>
              <w:right w:w="56" w:type="dxa"/>
            </w:tcMar>
          </w:tcPr>
          <w:p w14:paraId="4A3A81B9" w14:textId="77777777" w:rsidR="00885E03" w:rsidRDefault="00885E03">
            <w:pPr>
              <w:widowControl w:val="0"/>
              <w:spacing w:before="106" w:after="80" w:line="240" w:lineRule="auto"/>
              <w:ind w:firstLine="0"/>
              <w:jc w:val="both"/>
              <w:rPr>
                <w:sz w:val="24"/>
                <w:szCs w:val="24"/>
              </w:rPr>
            </w:pPr>
          </w:p>
        </w:tc>
        <w:tc>
          <w:tcPr>
            <w:tcW w:w="3270" w:type="dxa"/>
            <w:tcMar>
              <w:top w:w="56" w:type="dxa"/>
              <w:left w:w="56" w:type="dxa"/>
              <w:bottom w:w="56" w:type="dxa"/>
              <w:right w:w="56" w:type="dxa"/>
            </w:tcMar>
          </w:tcPr>
          <w:p w14:paraId="418F7AE9" w14:textId="77777777" w:rsidR="00885E03" w:rsidRDefault="00885E03">
            <w:pPr>
              <w:widowControl w:val="0"/>
              <w:spacing w:before="106" w:after="80" w:line="240" w:lineRule="auto"/>
              <w:ind w:firstLine="0"/>
              <w:jc w:val="both"/>
              <w:rPr>
                <w:sz w:val="24"/>
                <w:szCs w:val="24"/>
              </w:rPr>
            </w:pPr>
          </w:p>
        </w:tc>
        <w:tc>
          <w:tcPr>
            <w:tcW w:w="4050" w:type="dxa"/>
            <w:tcMar>
              <w:top w:w="56" w:type="dxa"/>
              <w:left w:w="56" w:type="dxa"/>
              <w:bottom w:w="56" w:type="dxa"/>
              <w:right w:w="56" w:type="dxa"/>
            </w:tcMar>
          </w:tcPr>
          <w:p w14:paraId="386B1B48" w14:textId="77777777" w:rsidR="00885E03" w:rsidRDefault="00885E03">
            <w:pPr>
              <w:widowControl w:val="0"/>
              <w:spacing w:before="106" w:after="80" w:line="240" w:lineRule="auto"/>
              <w:ind w:firstLine="0"/>
              <w:jc w:val="both"/>
              <w:rPr>
                <w:sz w:val="24"/>
                <w:szCs w:val="24"/>
              </w:rPr>
            </w:pPr>
          </w:p>
        </w:tc>
      </w:tr>
      <w:tr w:rsidR="00885E03" w14:paraId="1CF237C3" w14:textId="77777777">
        <w:trPr>
          <w:trHeight w:val="680"/>
        </w:trPr>
        <w:tc>
          <w:tcPr>
            <w:tcW w:w="2235" w:type="dxa"/>
            <w:tcMar>
              <w:top w:w="56" w:type="dxa"/>
              <w:left w:w="56" w:type="dxa"/>
              <w:bottom w:w="56" w:type="dxa"/>
              <w:right w:w="56" w:type="dxa"/>
            </w:tcMar>
          </w:tcPr>
          <w:p w14:paraId="75A1393C" w14:textId="77777777" w:rsidR="00885E03" w:rsidRDefault="00885E03">
            <w:pPr>
              <w:widowControl w:val="0"/>
              <w:spacing w:before="119" w:after="80" w:line="240" w:lineRule="auto"/>
              <w:ind w:firstLine="0"/>
              <w:jc w:val="both"/>
              <w:rPr>
                <w:sz w:val="24"/>
                <w:szCs w:val="24"/>
              </w:rPr>
            </w:pPr>
          </w:p>
        </w:tc>
        <w:tc>
          <w:tcPr>
            <w:tcW w:w="3270" w:type="dxa"/>
            <w:tcMar>
              <w:top w:w="56" w:type="dxa"/>
              <w:left w:w="56" w:type="dxa"/>
              <w:bottom w:w="56" w:type="dxa"/>
              <w:right w:w="56" w:type="dxa"/>
            </w:tcMar>
          </w:tcPr>
          <w:p w14:paraId="451D9900" w14:textId="77777777" w:rsidR="00885E03" w:rsidRDefault="00885E03">
            <w:pPr>
              <w:widowControl w:val="0"/>
              <w:spacing w:before="119" w:after="80" w:line="240" w:lineRule="auto"/>
              <w:ind w:firstLine="0"/>
              <w:jc w:val="both"/>
              <w:rPr>
                <w:sz w:val="24"/>
                <w:szCs w:val="24"/>
              </w:rPr>
            </w:pPr>
          </w:p>
        </w:tc>
        <w:tc>
          <w:tcPr>
            <w:tcW w:w="4050" w:type="dxa"/>
            <w:tcMar>
              <w:top w:w="56" w:type="dxa"/>
              <w:left w:w="56" w:type="dxa"/>
              <w:bottom w:w="56" w:type="dxa"/>
              <w:right w:w="56" w:type="dxa"/>
            </w:tcMar>
          </w:tcPr>
          <w:p w14:paraId="1B83737D" w14:textId="77777777" w:rsidR="00885E03" w:rsidRDefault="00885E03">
            <w:pPr>
              <w:widowControl w:val="0"/>
              <w:spacing w:before="119" w:after="80" w:line="240" w:lineRule="auto"/>
              <w:ind w:firstLine="0"/>
              <w:jc w:val="both"/>
              <w:rPr>
                <w:sz w:val="24"/>
                <w:szCs w:val="24"/>
              </w:rPr>
            </w:pPr>
          </w:p>
        </w:tc>
      </w:tr>
      <w:tr w:rsidR="00885E03" w14:paraId="5155AA3F" w14:textId="77777777">
        <w:trPr>
          <w:trHeight w:val="680"/>
        </w:trPr>
        <w:tc>
          <w:tcPr>
            <w:tcW w:w="2235" w:type="dxa"/>
            <w:tcMar>
              <w:top w:w="56" w:type="dxa"/>
              <w:left w:w="56" w:type="dxa"/>
              <w:bottom w:w="56" w:type="dxa"/>
              <w:right w:w="56" w:type="dxa"/>
            </w:tcMar>
          </w:tcPr>
          <w:p w14:paraId="1351F3E8" w14:textId="77777777" w:rsidR="00885E03" w:rsidRDefault="00885E03">
            <w:pPr>
              <w:widowControl w:val="0"/>
              <w:spacing w:before="119" w:after="80" w:line="240" w:lineRule="auto"/>
              <w:ind w:firstLine="0"/>
              <w:jc w:val="both"/>
              <w:rPr>
                <w:sz w:val="24"/>
                <w:szCs w:val="24"/>
              </w:rPr>
            </w:pPr>
          </w:p>
        </w:tc>
        <w:tc>
          <w:tcPr>
            <w:tcW w:w="3270" w:type="dxa"/>
            <w:tcMar>
              <w:top w:w="56" w:type="dxa"/>
              <w:left w:w="56" w:type="dxa"/>
              <w:bottom w:w="56" w:type="dxa"/>
              <w:right w:w="56" w:type="dxa"/>
            </w:tcMar>
          </w:tcPr>
          <w:p w14:paraId="4A06CA5F" w14:textId="77777777" w:rsidR="00885E03" w:rsidRDefault="00885E03">
            <w:pPr>
              <w:widowControl w:val="0"/>
              <w:spacing w:before="119" w:after="80" w:line="240" w:lineRule="auto"/>
              <w:ind w:firstLine="0"/>
              <w:jc w:val="both"/>
              <w:rPr>
                <w:sz w:val="24"/>
                <w:szCs w:val="24"/>
              </w:rPr>
            </w:pPr>
          </w:p>
        </w:tc>
        <w:tc>
          <w:tcPr>
            <w:tcW w:w="4050" w:type="dxa"/>
            <w:tcMar>
              <w:top w:w="56" w:type="dxa"/>
              <w:left w:w="56" w:type="dxa"/>
              <w:bottom w:w="56" w:type="dxa"/>
              <w:right w:w="56" w:type="dxa"/>
            </w:tcMar>
          </w:tcPr>
          <w:p w14:paraId="018E761B" w14:textId="77777777" w:rsidR="00885E03" w:rsidRDefault="00885E03">
            <w:pPr>
              <w:widowControl w:val="0"/>
              <w:spacing w:before="113" w:after="80" w:line="240" w:lineRule="auto"/>
              <w:ind w:firstLine="0"/>
              <w:jc w:val="both"/>
              <w:rPr>
                <w:sz w:val="24"/>
                <w:szCs w:val="24"/>
              </w:rPr>
            </w:pPr>
          </w:p>
        </w:tc>
      </w:tr>
      <w:tr w:rsidR="00885E03" w14:paraId="01E8EA68" w14:textId="77777777">
        <w:trPr>
          <w:trHeight w:val="680"/>
        </w:trPr>
        <w:tc>
          <w:tcPr>
            <w:tcW w:w="2235" w:type="dxa"/>
            <w:tcMar>
              <w:top w:w="56" w:type="dxa"/>
              <w:left w:w="56" w:type="dxa"/>
              <w:bottom w:w="56" w:type="dxa"/>
              <w:right w:w="56" w:type="dxa"/>
            </w:tcMar>
          </w:tcPr>
          <w:p w14:paraId="5E7114D1" w14:textId="77777777" w:rsidR="00885E03" w:rsidRDefault="00885E03">
            <w:pPr>
              <w:widowControl w:val="0"/>
              <w:spacing w:before="119" w:after="80" w:line="240" w:lineRule="auto"/>
              <w:ind w:firstLine="0"/>
              <w:jc w:val="both"/>
              <w:rPr>
                <w:sz w:val="24"/>
                <w:szCs w:val="24"/>
              </w:rPr>
            </w:pPr>
          </w:p>
        </w:tc>
        <w:tc>
          <w:tcPr>
            <w:tcW w:w="3270" w:type="dxa"/>
            <w:tcMar>
              <w:top w:w="56" w:type="dxa"/>
              <w:left w:w="56" w:type="dxa"/>
              <w:bottom w:w="56" w:type="dxa"/>
              <w:right w:w="56" w:type="dxa"/>
            </w:tcMar>
          </w:tcPr>
          <w:p w14:paraId="33388ABD" w14:textId="77777777" w:rsidR="00885E03" w:rsidRDefault="00885E03">
            <w:pPr>
              <w:widowControl w:val="0"/>
              <w:spacing w:before="119" w:after="80" w:line="240" w:lineRule="auto"/>
              <w:ind w:firstLine="0"/>
              <w:jc w:val="both"/>
              <w:rPr>
                <w:sz w:val="24"/>
                <w:szCs w:val="24"/>
              </w:rPr>
            </w:pPr>
          </w:p>
        </w:tc>
        <w:tc>
          <w:tcPr>
            <w:tcW w:w="4050" w:type="dxa"/>
            <w:tcMar>
              <w:top w:w="56" w:type="dxa"/>
              <w:left w:w="56" w:type="dxa"/>
              <w:bottom w:w="56" w:type="dxa"/>
              <w:right w:w="56" w:type="dxa"/>
            </w:tcMar>
          </w:tcPr>
          <w:p w14:paraId="1B2F5552" w14:textId="77777777" w:rsidR="00885E03" w:rsidRDefault="00885E03">
            <w:pPr>
              <w:widowControl w:val="0"/>
              <w:spacing w:before="119" w:after="80" w:line="240" w:lineRule="auto"/>
              <w:ind w:firstLine="0"/>
              <w:jc w:val="both"/>
              <w:rPr>
                <w:sz w:val="24"/>
                <w:szCs w:val="24"/>
              </w:rPr>
            </w:pPr>
          </w:p>
        </w:tc>
      </w:tr>
      <w:tr w:rsidR="00885E03" w14:paraId="6099E249" w14:textId="77777777">
        <w:trPr>
          <w:trHeight w:val="680"/>
        </w:trPr>
        <w:tc>
          <w:tcPr>
            <w:tcW w:w="2235" w:type="dxa"/>
            <w:tcMar>
              <w:top w:w="56" w:type="dxa"/>
              <w:left w:w="56" w:type="dxa"/>
              <w:bottom w:w="56" w:type="dxa"/>
              <w:right w:w="56" w:type="dxa"/>
            </w:tcMar>
          </w:tcPr>
          <w:p w14:paraId="5F75536C" w14:textId="77777777" w:rsidR="00885E03" w:rsidRDefault="00885E03">
            <w:pPr>
              <w:widowControl w:val="0"/>
              <w:spacing w:before="119" w:after="80" w:line="240" w:lineRule="auto"/>
              <w:ind w:firstLine="0"/>
              <w:jc w:val="both"/>
              <w:rPr>
                <w:sz w:val="24"/>
                <w:szCs w:val="24"/>
              </w:rPr>
            </w:pPr>
          </w:p>
        </w:tc>
        <w:tc>
          <w:tcPr>
            <w:tcW w:w="3270" w:type="dxa"/>
            <w:tcMar>
              <w:top w:w="56" w:type="dxa"/>
              <w:left w:w="56" w:type="dxa"/>
              <w:bottom w:w="56" w:type="dxa"/>
              <w:right w:w="56" w:type="dxa"/>
            </w:tcMar>
          </w:tcPr>
          <w:p w14:paraId="330E468E" w14:textId="77777777" w:rsidR="00885E03" w:rsidRDefault="00885E03">
            <w:pPr>
              <w:widowControl w:val="0"/>
              <w:spacing w:before="119" w:after="80" w:line="240" w:lineRule="auto"/>
              <w:ind w:firstLine="0"/>
              <w:jc w:val="both"/>
              <w:rPr>
                <w:sz w:val="24"/>
                <w:szCs w:val="24"/>
              </w:rPr>
            </w:pPr>
          </w:p>
        </w:tc>
        <w:tc>
          <w:tcPr>
            <w:tcW w:w="4050" w:type="dxa"/>
            <w:tcMar>
              <w:top w:w="56" w:type="dxa"/>
              <w:left w:w="56" w:type="dxa"/>
              <w:bottom w:w="56" w:type="dxa"/>
              <w:right w:w="56" w:type="dxa"/>
            </w:tcMar>
          </w:tcPr>
          <w:p w14:paraId="45B58AC8" w14:textId="77777777" w:rsidR="00885E03" w:rsidRDefault="00885E03">
            <w:pPr>
              <w:widowControl w:val="0"/>
              <w:spacing w:before="119" w:after="80" w:line="240" w:lineRule="auto"/>
              <w:ind w:firstLine="0"/>
              <w:jc w:val="both"/>
              <w:rPr>
                <w:sz w:val="24"/>
                <w:szCs w:val="24"/>
              </w:rPr>
            </w:pPr>
          </w:p>
        </w:tc>
      </w:tr>
      <w:tr w:rsidR="00885E03" w14:paraId="5C1794B7" w14:textId="77777777">
        <w:trPr>
          <w:trHeight w:val="680"/>
        </w:trPr>
        <w:tc>
          <w:tcPr>
            <w:tcW w:w="2235" w:type="dxa"/>
            <w:tcMar>
              <w:top w:w="56" w:type="dxa"/>
              <w:left w:w="56" w:type="dxa"/>
              <w:bottom w:w="56" w:type="dxa"/>
              <w:right w:w="56" w:type="dxa"/>
            </w:tcMar>
          </w:tcPr>
          <w:p w14:paraId="0A8AFD3D" w14:textId="77777777" w:rsidR="00885E03" w:rsidRDefault="00885E03">
            <w:pPr>
              <w:widowControl w:val="0"/>
              <w:spacing w:before="119" w:after="80" w:line="240" w:lineRule="auto"/>
              <w:ind w:firstLine="0"/>
              <w:jc w:val="both"/>
              <w:rPr>
                <w:sz w:val="24"/>
                <w:szCs w:val="24"/>
              </w:rPr>
            </w:pPr>
          </w:p>
        </w:tc>
        <w:tc>
          <w:tcPr>
            <w:tcW w:w="3270" w:type="dxa"/>
            <w:tcMar>
              <w:top w:w="56" w:type="dxa"/>
              <w:left w:w="56" w:type="dxa"/>
              <w:bottom w:w="56" w:type="dxa"/>
              <w:right w:w="56" w:type="dxa"/>
            </w:tcMar>
          </w:tcPr>
          <w:p w14:paraId="1121C429" w14:textId="77777777" w:rsidR="00885E03" w:rsidRDefault="00885E03">
            <w:pPr>
              <w:widowControl w:val="0"/>
              <w:spacing w:before="119" w:after="80" w:line="240" w:lineRule="auto"/>
              <w:ind w:firstLine="0"/>
              <w:jc w:val="both"/>
              <w:rPr>
                <w:sz w:val="24"/>
                <w:szCs w:val="24"/>
              </w:rPr>
            </w:pPr>
          </w:p>
        </w:tc>
        <w:tc>
          <w:tcPr>
            <w:tcW w:w="4050" w:type="dxa"/>
            <w:tcMar>
              <w:top w:w="56" w:type="dxa"/>
              <w:left w:w="56" w:type="dxa"/>
              <w:bottom w:w="56" w:type="dxa"/>
              <w:right w:w="56" w:type="dxa"/>
            </w:tcMar>
          </w:tcPr>
          <w:p w14:paraId="576F18CF" w14:textId="77777777" w:rsidR="00885E03" w:rsidRDefault="00885E03">
            <w:pPr>
              <w:widowControl w:val="0"/>
              <w:spacing w:before="119" w:after="80" w:line="240" w:lineRule="auto"/>
              <w:ind w:firstLine="0"/>
              <w:jc w:val="both"/>
              <w:rPr>
                <w:sz w:val="24"/>
                <w:szCs w:val="24"/>
              </w:rPr>
            </w:pPr>
          </w:p>
        </w:tc>
      </w:tr>
    </w:tbl>
    <w:p w14:paraId="0FB11051" w14:textId="77777777" w:rsidR="00885E03" w:rsidRDefault="006E7A58">
      <w:pPr>
        <w:widowControl w:val="0"/>
        <w:spacing w:before="59" w:after="80" w:line="240" w:lineRule="auto"/>
        <w:ind w:firstLine="0"/>
        <w:jc w:val="both"/>
        <w:rPr>
          <w:b/>
          <w:bCs/>
          <w:sz w:val="36"/>
          <w:szCs w:val="36"/>
        </w:rPr>
      </w:pPr>
      <w:r>
        <w:br w:type="page"/>
      </w:r>
    </w:p>
    <w:p w14:paraId="16CBB31E" w14:textId="77777777" w:rsidR="00885E03" w:rsidRDefault="006E7A58">
      <w:pPr>
        <w:widowControl w:val="0"/>
        <w:spacing w:before="59" w:after="80" w:line="240" w:lineRule="auto"/>
        <w:ind w:firstLine="0"/>
        <w:jc w:val="center"/>
        <w:rPr>
          <w:b/>
          <w:bCs/>
          <w:sz w:val="36"/>
          <w:szCs w:val="36"/>
        </w:rPr>
      </w:pPr>
      <w:r>
        <w:rPr>
          <w:b/>
          <w:bCs/>
          <w:sz w:val="36"/>
          <w:szCs w:val="36"/>
        </w:rPr>
        <w:lastRenderedPageBreak/>
        <w:t>MỤC LỤC</w:t>
      </w:r>
    </w:p>
    <w:p w14:paraId="1FA34883" w14:textId="77777777" w:rsidR="00885E03" w:rsidRDefault="00885E03">
      <w:pPr>
        <w:widowControl w:val="0"/>
        <w:spacing w:before="59" w:after="80" w:line="240" w:lineRule="auto"/>
        <w:ind w:firstLine="0"/>
        <w:jc w:val="both"/>
        <w:rPr>
          <w:b/>
          <w:bCs/>
        </w:rPr>
      </w:pPr>
    </w:p>
    <w:sdt>
      <w:sdtPr>
        <w:id w:val="2102231670"/>
        <w:docPartObj>
          <w:docPartGallery w:val="Table of Contents"/>
          <w:docPartUnique/>
        </w:docPartObj>
      </w:sdtPr>
      <w:sdtEndPr/>
      <w:sdtContent>
        <w:p w14:paraId="16EF55E7" w14:textId="304D2272" w:rsidR="00AD13D9" w:rsidRDefault="00356187">
          <w:pPr>
            <w:pStyle w:val="TOC1"/>
            <w:tabs>
              <w:tab w:val="right" w:leader="dot" w:pos="9207"/>
            </w:tabs>
            <w:rPr>
              <w:noProof/>
            </w:rPr>
          </w:pPr>
          <w:r>
            <w:fldChar w:fldCharType="begin"/>
          </w:r>
          <w:r>
            <w:instrText xml:space="preserve"> TOC \h \u \z \t "Heading 1,1,Heading 2,2,Heading 3,3,Heading 4,4,Heading 5,5,Heading 6,6,"</w:instrText>
          </w:r>
          <w:r>
            <w:fldChar w:fldCharType="separate"/>
          </w:r>
          <w:hyperlink w:anchor="_Toc240633556" w:history="1">
            <w:r w:rsidR="00AD13D9" w:rsidRPr="004A703A">
              <w:rPr>
                <w:rStyle w:val="Hyperlink"/>
                <w:noProof/>
              </w:rPr>
              <w:t>PHẦN MỞ ĐẦU</w:t>
            </w:r>
            <w:r w:rsidR="00AD13D9">
              <w:rPr>
                <w:noProof/>
                <w:webHidden/>
              </w:rPr>
              <w:tab/>
            </w:r>
            <w:r w:rsidR="00AD13D9">
              <w:rPr>
                <w:noProof/>
                <w:webHidden/>
              </w:rPr>
              <w:fldChar w:fldCharType="begin"/>
            </w:r>
            <w:r w:rsidR="00AD13D9">
              <w:rPr>
                <w:noProof/>
                <w:webHidden/>
              </w:rPr>
              <w:instrText xml:space="preserve"> PAGEREF _Toc240633556 \h </w:instrText>
            </w:r>
            <w:r w:rsidR="00AD13D9">
              <w:rPr>
                <w:noProof/>
                <w:webHidden/>
              </w:rPr>
            </w:r>
            <w:r w:rsidR="00AD13D9">
              <w:rPr>
                <w:noProof/>
                <w:webHidden/>
              </w:rPr>
              <w:fldChar w:fldCharType="separate"/>
            </w:r>
            <w:r w:rsidR="001F208E">
              <w:rPr>
                <w:noProof/>
                <w:webHidden/>
              </w:rPr>
              <w:t>6</w:t>
            </w:r>
            <w:r w:rsidR="00AD13D9">
              <w:rPr>
                <w:noProof/>
                <w:webHidden/>
              </w:rPr>
              <w:fldChar w:fldCharType="end"/>
            </w:r>
          </w:hyperlink>
        </w:p>
        <w:p w14:paraId="76BF3C22" w14:textId="2A8690AA" w:rsidR="00AD13D9" w:rsidRDefault="005711A4">
          <w:pPr>
            <w:pStyle w:val="TOC2"/>
            <w:tabs>
              <w:tab w:val="right" w:leader="dot" w:pos="9207"/>
            </w:tabs>
            <w:rPr>
              <w:noProof/>
            </w:rPr>
          </w:pPr>
          <w:hyperlink w:anchor="_Toc240633557" w:history="1">
            <w:r w:rsidR="00AD13D9" w:rsidRPr="004A703A">
              <w:rPr>
                <w:rStyle w:val="Hyperlink"/>
                <w:noProof/>
              </w:rPr>
              <w:t>1. Lý do chọn đề tài</w:t>
            </w:r>
            <w:r w:rsidR="00AD13D9">
              <w:rPr>
                <w:noProof/>
                <w:webHidden/>
              </w:rPr>
              <w:tab/>
            </w:r>
            <w:r w:rsidR="00AD13D9">
              <w:rPr>
                <w:noProof/>
                <w:webHidden/>
              </w:rPr>
              <w:fldChar w:fldCharType="begin"/>
            </w:r>
            <w:r w:rsidR="00AD13D9">
              <w:rPr>
                <w:noProof/>
                <w:webHidden/>
              </w:rPr>
              <w:instrText xml:space="preserve"> PAGEREF _Toc240633557 \h </w:instrText>
            </w:r>
            <w:r w:rsidR="00AD13D9">
              <w:rPr>
                <w:noProof/>
                <w:webHidden/>
              </w:rPr>
            </w:r>
            <w:r w:rsidR="00AD13D9">
              <w:rPr>
                <w:noProof/>
                <w:webHidden/>
              </w:rPr>
              <w:fldChar w:fldCharType="separate"/>
            </w:r>
            <w:r w:rsidR="001F208E">
              <w:rPr>
                <w:noProof/>
                <w:webHidden/>
              </w:rPr>
              <w:t>6</w:t>
            </w:r>
            <w:r w:rsidR="00AD13D9">
              <w:rPr>
                <w:noProof/>
                <w:webHidden/>
              </w:rPr>
              <w:fldChar w:fldCharType="end"/>
            </w:r>
          </w:hyperlink>
        </w:p>
        <w:p w14:paraId="2172CD8E" w14:textId="545BD620" w:rsidR="00AD13D9" w:rsidRDefault="005711A4">
          <w:pPr>
            <w:pStyle w:val="TOC2"/>
            <w:tabs>
              <w:tab w:val="right" w:leader="dot" w:pos="9207"/>
            </w:tabs>
            <w:rPr>
              <w:noProof/>
            </w:rPr>
          </w:pPr>
          <w:hyperlink w:anchor="_Toc240633558" w:history="1">
            <w:r w:rsidR="00AD13D9" w:rsidRPr="004A703A">
              <w:rPr>
                <w:rStyle w:val="Hyperlink"/>
                <w:noProof/>
              </w:rPr>
              <w:t>2. Mục tiêu nghiên cứu</w:t>
            </w:r>
            <w:r w:rsidR="00AD13D9">
              <w:rPr>
                <w:noProof/>
                <w:webHidden/>
              </w:rPr>
              <w:tab/>
            </w:r>
            <w:r w:rsidR="00AD13D9">
              <w:rPr>
                <w:noProof/>
                <w:webHidden/>
              </w:rPr>
              <w:fldChar w:fldCharType="begin"/>
            </w:r>
            <w:r w:rsidR="00AD13D9">
              <w:rPr>
                <w:noProof/>
                <w:webHidden/>
              </w:rPr>
              <w:instrText xml:space="preserve"> PAGEREF _Toc240633558 \h </w:instrText>
            </w:r>
            <w:r w:rsidR="00AD13D9">
              <w:rPr>
                <w:noProof/>
                <w:webHidden/>
              </w:rPr>
            </w:r>
            <w:r w:rsidR="00AD13D9">
              <w:rPr>
                <w:noProof/>
                <w:webHidden/>
              </w:rPr>
              <w:fldChar w:fldCharType="separate"/>
            </w:r>
            <w:r w:rsidR="001F208E">
              <w:rPr>
                <w:noProof/>
                <w:webHidden/>
              </w:rPr>
              <w:t>7</w:t>
            </w:r>
            <w:r w:rsidR="00AD13D9">
              <w:rPr>
                <w:noProof/>
                <w:webHidden/>
              </w:rPr>
              <w:fldChar w:fldCharType="end"/>
            </w:r>
          </w:hyperlink>
        </w:p>
        <w:p w14:paraId="4C4474F6" w14:textId="416F45CB" w:rsidR="00AD13D9" w:rsidRDefault="005711A4">
          <w:pPr>
            <w:pStyle w:val="TOC3"/>
            <w:tabs>
              <w:tab w:val="right" w:leader="dot" w:pos="9207"/>
            </w:tabs>
            <w:rPr>
              <w:noProof/>
            </w:rPr>
          </w:pPr>
          <w:hyperlink w:anchor="_Toc240633559" w:history="1">
            <w:r w:rsidR="00AD13D9" w:rsidRPr="004A703A">
              <w:rPr>
                <w:rStyle w:val="Hyperlink"/>
                <w:noProof/>
              </w:rPr>
              <w:t>Mục tiêu tổng quát</w:t>
            </w:r>
            <w:r w:rsidR="00AD13D9">
              <w:rPr>
                <w:noProof/>
                <w:webHidden/>
              </w:rPr>
              <w:tab/>
            </w:r>
            <w:r w:rsidR="00AD13D9">
              <w:rPr>
                <w:noProof/>
                <w:webHidden/>
              </w:rPr>
              <w:fldChar w:fldCharType="begin"/>
            </w:r>
            <w:r w:rsidR="00AD13D9">
              <w:rPr>
                <w:noProof/>
                <w:webHidden/>
              </w:rPr>
              <w:instrText xml:space="preserve"> PAGEREF _Toc240633559 \h </w:instrText>
            </w:r>
            <w:r w:rsidR="00AD13D9">
              <w:rPr>
                <w:noProof/>
                <w:webHidden/>
              </w:rPr>
            </w:r>
            <w:r w:rsidR="00AD13D9">
              <w:rPr>
                <w:noProof/>
                <w:webHidden/>
              </w:rPr>
              <w:fldChar w:fldCharType="separate"/>
            </w:r>
            <w:r w:rsidR="001F208E">
              <w:rPr>
                <w:noProof/>
                <w:webHidden/>
              </w:rPr>
              <w:t>7</w:t>
            </w:r>
            <w:r w:rsidR="00AD13D9">
              <w:rPr>
                <w:noProof/>
                <w:webHidden/>
              </w:rPr>
              <w:fldChar w:fldCharType="end"/>
            </w:r>
          </w:hyperlink>
        </w:p>
        <w:p w14:paraId="7947D9EE" w14:textId="64C4088E" w:rsidR="00AD13D9" w:rsidRDefault="005711A4">
          <w:pPr>
            <w:pStyle w:val="TOC3"/>
            <w:tabs>
              <w:tab w:val="right" w:leader="dot" w:pos="9207"/>
            </w:tabs>
            <w:rPr>
              <w:noProof/>
            </w:rPr>
          </w:pPr>
          <w:hyperlink w:anchor="_Toc240633560" w:history="1">
            <w:r w:rsidR="00AD13D9" w:rsidRPr="004A703A">
              <w:rPr>
                <w:rStyle w:val="Hyperlink"/>
                <w:noProof/>
              </w:rPr>
              <w:t>Mục tiêu cụ thể</w:t>
            </w:r>
            <w:r w:rsidR="00AD13D9">
              <w:rPr>
                <w:noProof/>
                <w:webHidden/>
              </w:rPr>
              <w:tab/>
            </w:r>
            <w:r w:rsidR="00AD13D9">
              <w:rPr>
                <w:noProof/>
                <w:webHidden/>
              </w:rPr>
              <w:fldChar w:fldCharType="begin"/>
            </w:r>
            <w:r w:rsidR="00AD13D9">
              <w:rPr>
                <w:noProof/>
                <w:webHidden/>
              </w:rPr>
              <w:instrText xml:space="preserve"> PAGEREF _Toc240633560 \h </w:instrText>
            </w:r>
            <w:r w:rsidR="00AD13D9">
              <w:rPr>
                <w:noProof/>
                <w:webHidden/>
              </w:rPr>
            </w:r>
            <w:r w:rsidR="00AD13D9">
              <w:rPr>
                <w:noProof/>
                <w:webHidden/>
              </w:rPr>
              <w:fldChar w:fldCharType="separate"/>
            </w:r>
            <w:r w:rsidR="001F208E">
              <w:rPr>
                <w:noProof/>
                <w:webHidden/>
              </w:rPr>
              <w:t>7</w:t>
            </w:r>
            <w:r w:rsidR="00AD13D9">
              <w:rPr>
                <w:noProof/>
                <w:webHidden/>
              </w:rPr>
              <w:fldChar w:fldCharType="end"/>
            </w:r>
          </w:hyperlink>
        </w:p>
        <w:p w14:paraId="54807420" w14:textId="58917CE1" w:rsidR="00AD13D9" w:rsidRDefault="005711A4">
          <w:pPr>
            <w:pStyle w:val="TOC2"/>
            <w:tabs>
              <w:tab w:val="right" w:leader="dot" w:pos="9207"/>
            </w:tabs>
            <w:rPr>
              <w:noProof/>
            </w:rPr>
          </w:pPr>
          <w:hyperlink w:anchor="_Toc240633561" w:history="1">
            <w:r w:rsidR="00AD13D9" w:rsidRPr="004A703A">
              <w:rPr>
                <w:rStyle w:val="Hyperlink"/>
                <w:noProof/>
              </w:rPr>
              <w:t>3. Đối tượng và phạm vi nghiên cứu</w:t>
            </w:r>
            <w:r w:rsidR="00AD13D9">
              <w:rPr>
                <w:noProof/>
                <w:webHidden/>
              </w:rPr>
              <w:tab/>
            </w:r>
            <w:r w:rsidR="00AD13D9">
              <w:rPr>
                <w:noProof/>
                <w:webHidden/>
              </w:rPr>
              <w:fldChar w:fldCharType="begin"/>
            </w:r>
            <w:r w:rsidR="00AD13D9">
              <w:rPr>
                <w:noProof/>
                <w:webHidden/>
              </w:rPr>
              <w:instrText xml:space="preserve"> PAGEREF _Toc240633561 \h </w:instrText>
            </w:r>
            <w:r w:rsidR="00AD13D9">
              <w:rPr>
                <w:noProof/>
                <w:webHidden/>
              </w:rPr>
            </w:r>
            <w:r w:rsidR="00AD13D9">
              <w:rPr>
                <w:noProof/>
                <w:webHidden/>
              </w:rPr>
              <w:fldChar w:fldCharType="separate"/>
            </w:r>
            <w:r w:rsidR="001F208E">
              <w:rPr>
                <w:noProof/>
                <w:webHidden/>
              </w:rPr>
              <w:t>8</w:t>
            </w:r>
            <w:r w:rsidR="00AD13D9">
              <w:rPr>
                <w:noProof/>
                <w:webHidden/>
              </w:rPr>
              <w:fldChar w:fldCharType="end"/>
            </w:r>
          </w:hyperlink>
        </w:p>
        <w:p w14:paraId="5EF3C26B" w14:textId="5C87DADB" w:rsidR="00AD13D9" w:rsidRDefault="005711A4">
          <w:pPr>
            <w:pStyle w:val="TOC3"/>
            <w:tabs>
              <w:tab w:val="right" w:leader="dot" w:pos="9207"/>
            </w:tabs>
            <w:rPr>
              <w:noProof/>
            </w:rPr>
          </w:pPr>
          <w:hyperlink w:anchor="_Toc240633562" w:history="1">
            <w:r w:rsidR="00AD13D9" w:rsidRPr="004A703A">
              <w:rPr>
                <w:rStyle w:val="Hyperlink"/>
                <w:noProof/>
              </w:rPr>
              <w:t>Đối tượng nghiên cứu</w:t>
            </w:r>
            <w:r w:rsidR="00AD13D9">
              <w:rPr>
                <w:noProof/>
                <w:webHidden/>
              </w:rPr>
              <w:tab/>
            </w:r>
            <w:r w:rsidR="00AD13D9">
              <w:rPr>
                <w:noProof/>
                <w:webHidden/>
              </w:rPr>
              <w:fldChar w:fldCharType="begin"/>
            </w:r>
            <w:r w:rsidR="00AD13D9">
              <w:rPr>
                <w:noProof/>
                <w:webHidden/>
              </w:rPr>
              <w:instrText xml:space="preserve"> PAGEREF _Toc240633562 \h </w:instrText>
            </w:r>
            <w:r w:rsidR="00AD13D9">
              <w:rPr>
                <w:noProof/>
                <w:webHidden/>
              </w:rPr>
            </w:r>
            <w:r w:rsidR="00AD13D9">
              <w:rPr>
                <w:noProof/>
                <w:webHidden/>
              </w:rPr>
              <w:fldChar w:fldCharType="separate"/>
            </w:r>
            <w:r w:rsidR="001F208E">
              <w:rPr>
                <w:noProof/>
                <w:webHidden/>
              </w:rPr>
              <w:t>8</w:t>
            </w:r>
            <w:r w:rsidR="00AD13D9">
              <w:rPr>
                <w:noProof/>
                <w:webHidden/>
              </w:rPr>
              <w:fldChar w:fldCharType="end"/>
            </w:r>
          </w:hyperlink>
        </w:p>
        <w:p w14:paraId="4876780F" w14:textId="5EC4D4C8" w:rsidR="00AD13D9" w:rsidRDefault="005711A4">
          <w:pPr>
            <w:pStyle w:val="TOC3"/>
            <w:tabs>
              <w:tab w:val="right" w:leader="dot" w:pos="9207"/>
            </w:tabs>
            <w:rPr>
              <w:noProof/>
            </w:rPr>
          </w:pPr>
          <w:hyperlink w:anchor="_Toc240633563" w:history="1">
            <w:r w:rsidR="00AD13D9" w:rsidRPr="004A703A">
              <w:rPr>
                <w:rStyle w:val="Hyperlink"/>
                <w:noProof/>
              </w:rPr>
              <w:t>Phạm vi nghiên cứu</w:t>
            </w:r>
            <w:r w:rsidR="00AD13D9">
              <w:rPr>
                <w:noProof/>
                <w:webHidden/>
              </w:rPr>
              <w:tab/>
            </w:r>
            <w:r w:rsidR="00AD13D9">
              <w:rPr>
                <w:noProof/>
                <w:webHidden/>
              </w:rPr>
              <w:fldChar w:fldCharType="begin"/>
            </w:r>
            <w:r w:rsidR="00AD13D9">
              <w:rPr>
                <w:noProof/>
                <w:webHidden/>
              </w:rPr>
              <w:instrText xml:space="preserve"> PAGEREF _Toc240633563 \h </w:instrText>
            </w:r>
            <w:r w:rsidR="00AD13D9">
              <w:rPr>
                <w:noProof/>
                <w:webHidden/>
              </w:rPr>
            </w:r>
            <w:r w:rsidR="00AD13D9">
              <w:rPr>
                <w:noProof/>
                <w:webHidden/>
              </w:rPr>
              <w:fldChar w:fldCharType="separate"/>
            </w:r>
            <w:r w:rsidR="001F208E">
              <w:rPr>
                <w:noProof/>
                <w:webHidden/>
              </w:rPr>
              <w:t>8</w:t>
            </w:r>
            <w:r w:rsidR="00AD13D9">
              <w:rPr>
                <w:noProof/>
                <w:webHidden/>
              </w:rPr>
              <w:fldChar w:fldCharType="end"/>
            </w:r>
          </w:hyperlink>
        </w:p>
        <w:p w14:paraId="03E8B497" w14:textId="39DFF832" w:rsidR="00AD13D9" w:rsidRDefault="005711A4">
          <w:pPr>
            <w:pStyle w:val="TOC2"/>
            <w:tabs>
              <w:tab w:val="right" w:leader="dot" w:pos="9207"/>
            </w:tabs>
            <w:rPr>
              <w:noProof/>
            </w:rPr>
          </w:pPr>
          <w:hyperlink w:anchor="_Toc240633564" w:history="1">
            <w:r w:rsidR="00AD13D9" w:rsidRPr="004A703A">
              <w:rPr>
                <w:rStyle w:val="Hyperlink"/>
                <w:noProof/>
              </w:rPr>
              <w:t>4. Phương pháp nghiên cứu</w:t>
            </w:r>
            <w:r w:rsidR="00AD13D9">
              <w:rPr>
                <w:noProof/>
                <w:webHidden/>
              </w:rPr>
              <w:tab/>
            </w:r>
            <w:r w:rsidR="00AD13D9">
              <w:rPr>
                <w:noProof/>
                <w:webHidden/>
              </w:rPr>
              <w:fldChar w:fldCharType="begin"/>
            </w:r>
            <w:r w:rsidR="00AD13D9">
              <w:rPr>
                <w:noProof/>
                <w:webHidden/>
              </w:rPr>
              <w:instrText xml:space="preserve"> PAGEREF _Toc240633564 \h </w:instrText>
            </w:r>
            <w:r w:rsidR="00AD13D9">
              <w:rPr>
                <w:noProof/>
                <w:webHidden/>
              </w:rPr>
            </w:r>
            <w:r w:rsidR="00AD13D9">
              <w:rPr>
                <w:noProof/>
                <w:webHidden/>
              </w:rPr>
              <w:fldChar w:fldCharType="separate"/>
            </w:r>
            <w:r w:rsidR="001F208E">
              <w:rPr>
                <w:noProof/>
                <w:webHidden/>
              </w:rPr>
              <w:t>8</w:t>
            </w:r>
            <w:r w:rsidR="00AD13D9">
              <w:rPr>
                <w:noProof/>
                <w:webHidden/>
              </w:rPr>
              <w:fldChar w:fldCharType="end"/>
            </w:r>
          </w:hyperlink>
        </w:p>
        <w:p w14:paraId="1164AFDE" w14:textId="4B3BB379" w:rsidR="00AD13D9" w:rsidRDefault="005711A4">
          <w:pPr>
            <w:pStyle w:val="TOC2"/>
            <w:tabs>
              <w:tab w:val="right" w:leader="dot" w:pos="9207"/>
            </w:tabs>
            <w:rPr>
              <w:noProof/>
            </w:rPr>
          </w:pPr>
          <w:hyperlink w:anchor="_Toc240633565" w:history="1">
            <w:r w:rsidR="00AD13D9" w:rsidRPr="004A703A">
              <w:rPr>
                <w:rStyle w:val="Hyperlink"/>
                <w:noProof/>
              </w:rPr>
              <w:t>5. Ý nghĩa khoa học và thực tiễn của đề tài</w:t>
            </w:r>
            <w:r w:rsidR="00AD13D9">
              <w:rPr>
                <w:noProof/>
                <w:webHidden/>
              </w:rPr>
              <w:tab/>
            </w:r>
            <w:r w:rsidR="00AD13D9">
              <w:rPr>
                <w:noProof/>
                <w:webHidden/>
              </w:rPr>
              <w:fldChar w:fldCharType="begin"/>
            </w:r>
            <w:r w:rsidR="00AD13D9">
              <w:rPr>
                <w:noProof/>
                <w:webHidden/>
              </w:rPr>
              <w:instrText xml:space="preserve"> PAGEREF _Toc240633565 \h </w:instrText>
            </w:r>
            <w:r w:rsidR="00AD13D9">
              <w:rPr>
                <w:noProof/>
                <w:webHidden/>
              </w:rPr>
            </w:r>
            <w:r w:rsidR="00AD13D9">
              <w:rPr>
                <w:noProof/>
                <w:webHidden/>
              </w:rPr>
              <w:fldChar w:fldCharType="separate"/>
            </w:r>
            <w:r w:rsidR="001F208E">
              <w:rPr>
                <w:noProof/>
                <w:webHidden/>
              </w:rPr>
              <w:t>9</w:t>
            </w:r>
            <w:r w:rsidR="00AD13D9">
              <w:rPr>
                <w:noProof/>
                <w:webHidden/>
              </w:rPr>
              <w:fldChar w:fldCharType="end"/>
            </w:r>
          </w:hyperlink>
        </w:p>
        <w:p w14:paraId="5EBB952A" w14:textId="402E03DC" w:rsidR="00AD13D9" w:rsidRDefault="005711A4">
          <w:pPr>
            <w:pStyle w:val="TOC3"/>
            <w:tabs>
              <w:tab w:val="right" w:leader="dot" w:pos="9207"/>
            </w:tabs>
            <w:rPr>
              <w:noProof/>
            </w:rPr>
          </w:pPr>
          <w:hyperlink w:anchor="_Toc240633566" w:history="1">
            <w:r w:rsidR="00AD13D9" w:rsidRPr="004A703A">
              <w:rPr>
                <w:rStyle w:val="Hyperlink"/>
                <w:noProof/>
              </w:rPr>
              <w:t>Ý nghĩa khoa học</w:t>
            </w:r>
            <w:r w:rsidR="00AD13D9">
              <w:rPr>
                <w:noProof/>
                <w:webHidden/>
              </w:rPr>
              <w:tab/>
            </w:r>
            <w:r w:rsidR="00AD13D9">
              <w:rPr>
                <w:noProof/>
                <w:webHidden/>
              </w:rPr>
              <w:fldChar w:fldCharType="begin"/>
            </w:r>
            <w:r w:rsidR="00AD13D9">
              <w:rPr>
                <w:noProof/>
                <w:webHidden/>
              </w:rPr>
              <w:instrText xml:space="preserve"> PAGEREF _Toc240633566 \h </w:instrText>
            </w:r>
            <w:r w:rsidR="00AD13D9">
              <w:rPr>
                <w:noProof/>
                <w:webHidden/>
              </w:rPr>
            </w:r>
            <w:r w:rsidR="00AD13D9">
              <w:rPr>
                <w:noProof/>
                <w:webHidden/>
              </w:rPr>
              <w:fldChar w:fldCharType="separate"/>
            </w:r>
            <w:r w:rsidR="001F208E">
              <w:rPr>
                <w:noProof/>
                <w:webHidden/>
              </w:rPr>
              <w:t>9</w:t>
            </w:r>
            <w:r w:rsidR="00AD13D9">
              <w:rPr>
                <w:noProof/>
                <w:webHidden/>
              </w:rPr>
              <w:fldChar w:fldCharType="end"/>
            </w:r>
          </w:hyperlink>
        </w:p>
        <w:p w14:paraId="5D564AF7" w14:textId="6162F00E" w:rsidR="00AD13D9" w:rsidRDefault="005711A4">
          <w:pPr>
            <w:pStyle w:val="TOC3"/>
            <w:tabs>
              <w:tab w:val="right" w:leader="dot" w:pos="9207"/>
            </w:tabs>
            <w:rPr>
              <w:noProof/>
            </w:rPr>
          </w:pPr>
          <w:hyperlink w:anchor="_Toc240633567" w:history="1">
            <w:r w:rsidR="00AD13D9" w:rsidRPr="004A703A">
              <w:rPr>
                <w:rStyle w:val="Hyperlink"/>
                <w:noProof/>
              </w:rPr>
              <w:t>Ý nghĩa thực tiễn</w:t>
            </w:r>
            <w:r w:rsidR="00AD13D9">
              <w:rPr>
                <w:noProof/>
                <w:webHidden/>
              </w:rPr>
              <w:tab/>
            </w:r>
            <w:r w:rsidR="00AD13D9">
              <w:rPr>
                <w:noProof/>
                <w:webHidden/>
              </w:rPr>
              <w:fldChar w:fldCharType="begin"/>
            </w:r>
            <w:r w:rsidR="00AD13D9">
              <w:rPr>
                <w:noProof/>
                <w:webHidden/>
              </w:rPr>
              <w:instrText xml:space="preserve"> PAGEREF _Toc240633567 \h </w:instrText>
            </w:r>
            <w:r w:rsidR="00AD13D9">
              <w:rPr>
                <w:noProof/>
                <w:webHidden/>
              </w:rPr>
            </w:r>
            <w:r w:rsidR="00AD13D9">
              <w:rPr>
                <w:noProof/>
                <w:webHidden/>
              </w:rPr>
              <w:fldChar w:fldCharType="separate"/>
            </w:r>
            <w:r w:rsidR="001F208E">
              <w:rPr>
                <w:noProof/>
                <w:webHidden/>
              </w:rPr>
              <w:t>9</w:t>
            </w:r>
            <w:r w:rsidR="00AD13D9">
              <w:rPr>
                <w:noProof/>
                <w:webHidden/>
              </w:rPr>
              <w:fldChar w:fldCharType="end"/>
            </w:r>
          </w:hyperlink>
        </w:p>
        <w:p w14:paraId="5286D659" w14:textId="391B1343" w:rsidR="00AD13D9" w:rsidRDefault="005711A4">
          <w:pPr>
            <w:pStyle w:val="TOC2"/>
            <w:tabs>
              <w:tab w:val="right" w:leader="dot" w:pos="9207"/>
            </w:tabs>
            <w:rPr>
              <w:noProof/>
            </w:rPr>
          </w:pPr>
          <w:hyperlink w:anchor="_Toc240633568" w:history="1">
            <w:r w:rsidR="00AD13D9" w:rsidRPr="004A703A">
              <w:rPr>
                <w:rStyle w:val="Hyperlink"/>
                <w:noProof/>
              </w:rPr>
              <w:t>6. Cấu trúc của đề tài</w:t>
            </w:r>
            <w:r w:rsidR="00AD13D9">
              <w:rPr>
                <w:noProof/>
                <w:webHidden/>
              </w:rPr>
              <w:tab/>
            </w:r>
            <w:r w:rsidR="00AD13D9">
              <w:rPr>
                <w:noProof/>
                <w:webHidden/>
              </w:rPr>
              <w:fldChar w:fldCharType="begin"/>
            </w:r>
            <w:r w:rsidR="00AD13D9">
              <w:rPr>
                <w:noProof/>
                <w:webHidden/>
              </w:rPr>
              <w:instrText xml:space="preserve"> PAGEREF _Toc240633568 \h </w:instrText>
            </w:r>
            <w:r w:rsidR="00AD13D9">
              <w:rPr>
                <w:noProof/>
                <w:webHidden/>
              </w:rPr>
            </w:r>
            <w:r w:rsidR="00AD13D9">
              <w:rPr>
                <w:noProof/>
                <w:webHidden/>
              </w:rPr>
              <w:fldChar w:fldCharType="separate"/>
            </w:r>
            <w:r w:rsidR="001F208E">
              <w:rPr>
                <w:noProof/>
                <w:webHidden/>
              </w:rPr>
              <w:t>9</w:t>
            </w:r>
            <w:r w:rsidR="00AD13D9">
              <w:rPr>
                <w:noProof/>
                <w:webHidden/>
              </w:rPr>
              <w:fldChar w:fldCharType="end"/>
            </w:r>
          </w:hyperlink>
        </w:p>
        <w:p w14:paraId="19D9EE66" w14:textId="57E19CC1" w:rsidR="00AD13D9" w:rsidRDefault="005711A4">
          <w:pPr>
            <w:pStyle w:val="TOC1"/>
            <w:tabs>
              <w:tab w:val="right" w:leader="dot" w:pos="9207"/>
            </w:tabs>
            <w:rPr>
              <w:noProof/>
            </w:rPr>
          </w:pPr>
          <w:hyperlink w:anchor="_Toc240633569" w:history="1">
            <w:r w:rsidR="00AD13D9" w:rsidRPr="004A703A">
              <w:rPr>
                <w:rStyle w:val="Hyperlink"/>
                <w:noProof/>
              </w:rPr>
              <w:t>CHƯƠNG 1: CƠ SỞ LÝ THUYẾT VÀ TỔNG QUAN TÌNH HÌNH NGHIÊN CỨU</w:t>
            </w:r>
            <w:r w:rsidR="00AD13D9">
              <w:rPr>
                <w:noProof/>
                <w:webHidden/>
              </w:rPr>
              <w:tab/>
            </w:r>
            <w:r w:rsidR="00AD13D9">
              <w:rPr>
                <w:noProof/>
                <w:webHidden/>
              </w:rPr>
              <w:fldChar w:fldCharType="begin"/>
            </w:r>
            <w:r w:rsidR="00AD13D9">
              <w:rPr>
                <w:noProof/>
                <w:webHidden/>
              </w:rPr>
              <w:instrText xml:space="preserve"> PAGEREF _Toc240633569 \h </w:instrText>
            </w:r>
            <w:r w:rsidR="00AD13D9">
              <w:rPr>
                <w:noProof/>
                <w:webHidden/>
              </w:rPr>
            </w:r>
            <w:r w:rsidR="00AD13D9">
              <w:rPr>
                <w:noProof/>
                <w:webHidden/>
              </w:rPr>
              <w:fldChar w:fldCharType="separate"/>
            </w:r>
            <w:r w:rsidR="001F208E">
              <w:rPr>
                <w:noProof/>
                <w:webHidden/>
              </w:rPr>
              <w:t>11</w:t>
            </w:r>
            <w:r w:rsidR="00AD13D9">
              <w:rPr>
                <w:noProof/>
                <w:webHidden/>
              </w:rPr>
              <w:fldChar w:fldCharType="end"/>
            </w:r>
          </w:hyperlink>
        </w:p>
        <w:p w14:paraId="589B7F44" w14:textId="218F47F1" w:rsidR="00AD13D9" w:rsidRDefault="005711A4">
          <w:pPr>
            <w:pStyle w:val="TOC1"/>
            <w:tabs>
              <w:tab w:val="right" w:leader="dot" w:pos="9207"/>
            </w:tabs>
            <w:rPr>
              <w:noProof/>
            </w:rPr>
          </w:pPr>
          <w:hyperlink w:anchor="_Toc240633570" w:history="1">
            <w:r w:rsidR="00AD13D9" w:rsidRPr="004A703A">
              <w:rPr>
                <w:rStyle w:val="Hyperlink"/>
                <w:noProof/>
              </w:rPr>
              <w:t>1.1. Cơ sở lý thuyết</w:t>
            </w:r>
            <w:r w:rsidR="00AD13D9">
              <w:rPr>
                <w:noProof/>
                <w:webHidden/>
              </w:rPr>
              <w:tab/>
            </w:r>
            <w:r w:rsidR="00AD13D9">
              <w:rPr>
                <w:noProof/>
                <w:webHidden/>
              </w:rPr>
              <w:fldChar w:fldCharType="begin"/>
            </w:r>
            <w:r w:rsidR="00AD13D9">
              <w:rPr>
                <w:noProof/>
                <w:webHidden/>
              </w:rPr>
              <w:instrText xml:space="preserve"> PAGEREF _Toc240633570 \h </w:instrText>
            </w:r>
            <w:r w:rsidR="00AD13D9">
              <w:rPr>
                <w:noProof/>
                <w:webHidden/>
              </w:rPr>
            </w:r>
            <w:r w:rsidR="00AD13D9">
              <w:rPr>
                <w:noProof/>
                <w:webHidden/>
              </w:rPr>
              <w:fldChar w:fldCharType="separate"/>
            </w:r>
            <w:r w:rsidR="001F208E">
              <w:rPr>
                <w:noProof/>
                <w:webHidden/>
              </w:rPr>
              <w:t>11</w:t>
            </w:r>
            <w:r w:rsidR="00AD13D9">
              <w:rPr>
                <w:noProof/>
                <w:webHidden/>
              </w:rPr>
              <w:fldChar w:fldCharType="end"/>
            </w:r>
          </w:hyperlink>
        </w:p>
        <w:p w14:paraId="606E4717" w14:textId="59B2F0EC" w:rsidR="00AD13D9" w:rsidRDefault="005711A4">
          <w:pPr>
            <w:pStyle w:val="TOC2"/>
            <w:tabs>
              <w:tab w:val="right" w:leader="dot" w:pos="9207"/>
            </w:tabs>
            <w:rPr>
              <w:noProof/>
            </w:rPr>
          </w:pPr>
          <w:hyperlink w:anchor="_Toc240633571" w:history="1">
            <w:r w:rsidR="00AD13D9" w:rsidRPr="004A703A">
              <w:rPr>
                <w:rStyle w:val="Hyperlink"/>
                <w:noProof/>
              </w:rPr>
              <w:t>1.1.1. Mô hình sinh ảnh từ văn bản</w:t>
            </w:r>
            <w:r w:rsidR="00AD13D9">
              <w:rPr>
                <w:noProof/>
                <w:webHidden/>
              </w:rPr>
              <w:tab/>
            </w:r>
            <w:r w:rsidR="00AD13D9">
              <w:rPr>
                <w:noProof/>
                <w:webHidden/>
              </w:rPr>
              <w:fldChar w:fldCharType="begin"/>
            </w:r>
            <w:r w:rsidR="00AD13D9">
              <w:rPr>
                <w:noProof/>
                <w:webHidden/>
              </w:rPr>
              <w:instrText xml:space="preserve"> PAGEREF _Toc240633571 \h </w:instrText>
            </w:r>
            <w:r w:rsidR="00AD13D9">
              <w:rPr>
                <w:noProof/>
                <w:webHidden/>
              </w:rPr>
            </w:r>
            <w:r w:rsidR="00AD13D9">
              <w:rPr>
                <w:noProof/>
                <w:webHidden/>
              </w:rPr>
              <w:fldChar w:fldCharType="separate"/>
            </w:r>
            <w:r w:rsidR="001F208E">
              <w:rPr>
                <w:noProof/>
                <w:webHidden/>
              </w:rPr>
              <w:t>11</w:t>
            </w:r>
            <w:r w:rsidR="00AD13D9">
              <w:rPr>
                <w:noProof/>
                <w:webHidden/>
              </w:rPr>
              <w:fldChar w:fldCharType="end"/>
            </w:r>
          </w:hyperlink>
        </w:p>
        <w:p w14:paraId="01AA3312" w14:textId="3ECC8990" w:rsidR="00AD13D9" w:rsidRDefault="005711A4">
          <w:pPr>
            <w:pStyle w:val="TOC2"/>
            <w:tabs>
              <w:tab w:val="right" w:leader="dot" w:pos="9207"/>
            </w:tabs>
            <w:rPr>
              <w:noProof/>
            </w:rPr>
          </w:pPr>
          <w:hyperlink w:anchor="_Toc240633572" w:history="1">
            <w:r w:rsidR="00AD13D9" w:rsidRPr="004A703A">
              <w:rPr>
                <w:rStyle w:val="Hyperlink"/>
                <w:noProof/>
              </w:rPr>
              <w:t>1.1.2. Mô hình khuếch tán</w:t>
            </w:r>
            <w:r w:rsidR="00AD13D9">
              <w:rPr>
                <w:noProof/>
                <w:webHidden/>
              </w:rPr>
              <w:tab/>
            </w:r>
            <w:r w:rsidR="00AD13D9">
              <w:rPr>
                <w:noProof/>
                <w:webHidden/>
              </w:rPr>
              <w:fldChar w:fldCharType="begin"/>
            </w:r>
            <w:r w:rsidR="00AD13D9">
              <w:rPr>
                <w:noProof/>
                <w:webHidden/>
              </w:rPr>
              <w:instrText xml:space="preserve"> PAGEREF _Toc240633572 \h </w:instrText>
            </w:r>
            <w:r w:rsidR="00AD13D9">
              <w:rPr>
                <w:noProof/>
                <w:webHidden/>
              </w:rPr>
            </w:r>
            <w:r w:rsidR="00AD13D9">
              <w:rPr>
                <w:noProof/>
                <w:webHidden/>
              </w:rPr>
              <w:fldChar w:fldCharType="separate"/>
            </w:r>
            <w:r w:rsidR="001F208E">
              <w:rPr>
                <w:noProof/>
                <w:webHidden/>
              </w:rPr>
              <w:t>11</w:t>
            </w:r>
            <w:r w:rsidR="00AD13D9">
              <w:rPr>
                <w:noProof/>
                <w:webHidden/>
              </w:rPr>
              <w:fldChar w:fldCharType="end"/>
            </w:r>
          </w:hyperlink>
        </w:p>
        <w:p w14:paraId="7975FAB9" w14:textId="1974530B" w:rsidR="00AD13D9" w:rsidRDefault="005711A4">
          <w:pPr>
            <w:pStyle w:val="TOC2"/>
            <w:tabs>
              <w:tab w:val="right" w:leader="dot" w:pos="9207"/>
            </w:tabs>
            <w:rPr>
              <w:noProof/>
            </w:rPr>
          </w:pPr>
          <w:hyperlink w:anchor="_Toc240633573" w:history="1">
            <w:r w:rsidR="00AD13D9" w:rsidRPr="004A703A">
              <w:rPr>
                <w:rStyle w:val="Hyperlink"/>
                <w:noProof/>
              </w:rPr>
              <w:t>1.1.3. Cá nhân hoá mô hình sinh ảnh và DreamBooth</w:t>
            </w:r>
            <w:r w:rsidR="00AD13D9">
              <w:rPr>
                <w:noProof/>
                <w:webHidden/>
              </w:rPr>
              <w:tab/>
            </w:r>
            <w:r w:rsidR="00AD13D9">
              <w:rPr>
                <w:noProof/>
                <w:webHidden/>
              </w:rPr>
              <w:fldChar w:fldCharType="begin"/>
            </w:r>
            <w:r w:rsidR="00AD13D9">
              <w:rPr>
                <w:noProof/>
                <w:webHidden/>
              </w:rPr>
              <w:instrText xml:space="preserve"> PAGEREF _Toc240633573 \h </w:instrText>
            </w:r>
            <w:r w:rsidR="00AD13D9">
              <w:rPr>
                <w:noProof/>
                <w:webHidden/>
              </w:rPr>
            </w:r>
            <w:r w:rsidR="00AD13D9">
              <w:rPr>
                <w:noProof/>
                <w:webHidden/>
              </w:rPr>
              <w:fldChar w:fldCharType="separate"/>
            </w:r>
            <w:r w:rsidR="001F208E">
              <w:rPr>
                <w:noProof/>
                <w:webHidden/>
              </w:rPr>
              <w:t>12</w:t>
            </w:r>
            <w:r w:rsidR="00AD13D9">
              <w:rPr>
                <w:noProof/>
                <w:webHidden/>
              </w:rPr>
              <w:fldChar w:fldCharType="end"/>
            </w:r>
          </w:hyperlink>
        </w:p>
        <w:p w14:paraId="3E208C76" w14:textId="5A165FEA" w:rsidR="00AD13D9" w:rsidRDefault="005711A4">
          <w:pPr>
            <w:pStyle w:val="TOC2"/>
            <w:tabs>
              <w:tab w:val="right" w:leader="dot" w:pos="9207"/>
            </w:tabs>
            <w:rPr>
              <w:noProof/>
            </w:rPr>
          </w:pPr>
          <w:hyperlink w:anchor="_Toc240633574" w:history="1">
            <w:r w:rsidR="00AD13D9" w:rsidRPr="004A703A">
              <w:rPr>
                <w:rStyle w:val="Hyperlink"/>
                <w:noProof/>
              </w:rPr>
              <w:t>1.1.4. Mẫu đối kháng và nhiễu đối kháng</w:t>
            </w:r>
            <w:r w:rsidR="00AD13D9">
              <w:rPr>
                <w:noProof/>
                <w:webHidden/>
              </w:rPr>
              <w:tab/>
            </w:r>
            <w:r w:rsidR="00AD13D9">
              <w:rPr>
                <w:noProof/>
                <w:webHidden/>
              </w:rPr>
              <w:fldChar w:fldCharType="begin"/>
            </w:r>
            <w:r w:rsidR="00AD13D9">
              <w:rPr>
                <w:noProof/>
                <w:webHidden/>
              </w:rPr>
              <w:instrText xml:space="preserve"> PAGEREF _Toc240633574 \h </w:instrText>
            </w:r>
            <w:r w:rsidR="00AD13D9">
              <w:rPr>
                <w:noProof/>
                <w:webHidden/>
              </w:rPr>
            </w:r>
            <w:r w:rsidR="00AD13D9">
              <w:rPr>
                <w:noProof/>
                <w:webHidden/>
              </w:rPr>
              <w:fldChar w:fldCharType="separate"/>
            </w:r>
            <w:r w:rsidR="001F208E">
              <w:rPr>
                <w:noProof/>
                <w:webHidden/>
              </w:rPr>
              <w:t>12</w:t>
            </w:r>
            <w:r w:rsidR="00AD13D9">
              <w:rPr>
                <w:noProof/>
                <w:webHidden/>
              </w:rPr>
              <w:fldChar w:fldCharType="end"/>
            </w:r>
          </w:hyperlink>
        </w:p>
        <w:p w14:paraId="01B956A0" w14:textId="3A2182B4" w:rsidR="00AD13D9" w:rsidRDefault="005711A4">
          <w:pPr>
            <w:pStyle w:val="TOC2"/>
            <w:tabs>
              <w:tab w:val="right" w:leader="dot" w:pos="9207"/>
            </w:tabs>
            <w:rPr>
              <w:noProof/>
            </w:rPr>
          </w:pPr>
          <w:hyperlink w:anchor="_Toc240633575" w:history="1">
            <w:r w:rsidR="00AD13D9" w:rsidRPr="004A703A">
              <w:rPr>
                <w:rStyle w:val="Hyperlink"/>
                <w:noProof/>
              </w:rPr>
              <w:t>1.1.5. Protective Perturbation</w:t>
            </w:r>
            <w:r w:rsidR="00AD13D9">
              <w:rPr>
                <w:noProof/>
                <w:webHidden/>
              </w:rPr>
              <w:tab/>
            </w:r>
            <w:r w:rsidR="00AD13D9">
              <w:rPr>
                <w:noProof/>
                <w:webHidden/>
              </w:rPr>
              <w:fldChar w:fldCharType="begin"/>
            </w:r>
            <w:r w:rsidR="00AD13D9">
              <w:rPr>
                <w:noProof/>
                <w:webHidden/>
              </w:rPr>
              <w:instrText xml:space="preserve"> PAGEREF _Toc240633575 \h </w:instrText>
            </w:r>
            <w:r w:rsidR="00AD13D9">
              <w:rPr>
                <w:noProof/>
                <w:webHidden/>
              </w:rPr>
            </w:r>
            <w:r w:rsidR="00AD13D9">
              <w:rPr>
                <w:noProof/>
                <w:webHidden/>
              </w:rPr>
              <w:fldChar w:fldCharType="separate"/>
            </w:r>
            <w:r w:rsidR="001F208E">
              <w:rPr>
                <w:noProof/>
                <w:webHidden/>
              </w:rPr>
              <w:t>12</w:t>
            </w:r>
            <w:r w:rsidR="00AD13D9">
              <w:rPr>
                <w:noProof/>
                <w:webHidden/>
              </w:rPr>
              <w:fldChar w:fldCharType="end"/>
            </w:r>
          </w:hyperlink>
        </w:p>
        <w:p w14:paraId="3E3CDDBD" w14:textId="3D70ECEA" w:rsidR="00AD13D9" w:rsidRDefault="005711A4">
          <w:pPr>
            <w:pStyle w:val="TOC2"/>
            <w:tabs>
              <w:tab w:val="right" w:leader="dot" w:pos="9207"/>
            </w:tabs>
            <w:rPr>
              <w:noProof/>
            </w:rPr>
          </w:pPr>
          <w:hyperlink w:anchor="_Toc240633576" w:history="1">
            <w:r w:rsidR="00AD13D9" w:rsidRPr="004A703A">
              <w:rPr>
                <w:rStyle w:val="Hyperlink"/>
                <w:noProof/>
              </w:rPr>
              <w:t>1.1.6. Adversarial Purification</w:t>
            </w:r>
            <w:r w:rsidR="00AD13D9">
              <w:rPr>
                <w:noProof/>
                <w:webHidden/>
              </w:rPr>
              <w:tab/>
            </w:r>
            <w:r w:rsidR="00AD13D9">
              <w:rPr>
                <w:noProof/>
                <w:webHidden/>
              </w:rPr>
              <w:fldChar w:fldCharType="begin"/>
            </w:r>
            <w:r w:rsidR="00AD13D9">
              <w:rPr>
                <w:noProof/>
                <w:webHidden/>
              </w:rPr>
              <w:instrText xml:space="preserve"> PAGEREF _Toc240633576 \h </w:instrText>
            </w:r>
            <w:r w:rsidR="00AD13D9">
              <w:rPr>
                <w:noProof/>
                <w:webHidden/>
              </w:rPr>
            </w:r>
            <w:r w:rsidR="00AD13D9">
              <w:rPr>
                <w:noProof/>
                <w:webHidden/>
              </w:rPr>
              <w:fldChar w:fldCharType="separate"/>
            </w:r>
            <w:r w:rsidR="001F208E">
              <w:rPr>
                <w:noProof/>
                <w:webHidden/>
              </w:rPr>
              <w:t>13</w:t>
            </w:r>
            <w:r w:rsidR="00AD13D9">
              <w:rPr>
                <w:noProof/>
                <w:webHidden/>
              </w:rPr>
              <w:fldChar w:fldCharType="end"/>
            </w:r>
          </w:hyperlink>
        </w:p>
        <w:p w14:paraId="40137C8C" w14:textId="4598E2A3" w:rsidR="00AD13D9" w:rsidRDefault="005711A4">
          <w:pPr>
            <w:pStyle w:val="TOC2"/>
            <w:tabs>
              <w:tab w:val="right" w:leader="dot" w:pos="9207"/>
            </w:tabs>
            <w:rPr>
              <w:noProof/>
            </w:rPr>
          </w:pPr>
          <w:hyperlink w:anchor="_Toc240633577" w:history="1">
            <w:r w:rsidR="00AD13D9" w:rsidRPr="004A703A">
              <w:rPr>
                <w:rStyle w:val="Hyperlink"/>
                <w:noProof/>
              </w:rPr>
              <w:t>1.1.7. Anti-Purification</w:t>
            </w:r>
            <w:r w:rsidR="00AD13D9">
              <w:rPr>
                <w:noProof/>
                <w:webHidden/>
              </w:rPr>
              <w:tab/>
            </w:r>
            <w:r w:rsidR="00AD13D9">
              <w:rPr>
                <w:noProof/>
                <w:webHidden/>
              </w:rPr>
              <w:fldChar w:fldCharType="begin"/>
            </w:r>
            <w:r w:rsidR="00AD13D9">
              <w:rPr>
                <w:noProof/>
                <w:webHidden/>
              </w:rPr>
              <w:instrText xml:space="preserve"> PAGEREF _Toc240633577 \h </w:instrText>
            </w:r>
            <w:r w:rsidR="00AD13D9">
              <w:rPr>
                <w:noProof/>
                <w:webHidden/>
              </w:rPr>
            </w:r>
            <w:r w:rsidR="00AD13D9">
              <w:rPr>
                <w:noProof/>
                <w:webHidden/>
              </w:rPr>
              <w:fldChar w:fldCharType="separate"/>
            </w:r>
            <w:r w:rsidR="001F208E">
              <w:rPr>
                <w:noProof/>
                <w:webHidden/>
              </w:rPr>
              <w:t>13</w:t>
            </w:r>
            <w:r w:rsidR="00AD13D9">
              <w:rPr>
                <w:noProof/>
                <w:webHidden/>
              </w:rPr>
              <w:fldChar w:fldCharType="end"/>
            </w:r>
          </w:hyperlink>
        </w:p>
        <w:p w14:paraId="469DCC05" w14:textId="22210699" w:rsidR="00AD13D9" w:rsidRDefault="005711A4">
          <w:pPr>
            <w:pStyle w:val="TOC2"/>
            <w:tabs>
              <w:tab w:val="right" w:leader="dot" w:pos="9207"/>
            </w:tabs>
            <w:rPr>
              <w:noProof/>
            </w:rPr>
          </w:pPr>
          <w:hyperlink w:anchor="_Toc240633578" w:history="1">
            <w:r w:rsidR="00AD13D9" w:rsidRPr="004A703A">
              <w:rPr>
                <w:rStyle w:val="Hyperlink"/>
                <w:noProof/>
              </w:rPr>
              <w:t>1.1.8. Robustness của Protective Perturbation</w:t>
            </w:r>
            <w:r w:rsidR="00AD13D9">
              <w:rPr>
                <w:noProof/>
                <w:webHidden/>
              </w:rPr>
              <w:tab/>
            </w:r>
            <w:r w:rsidR="00AD13D9">
              <w:rPr>
                <w:noProof/>
                <w:webHidden/>
              </w:rPr>
              <w:fldChar w:fldCharType="begin"/>
            </w:r>
            <w:r w:rsidR="00AD13D9">
              <w:rPr>
                <w:noProof/>
                <w:webHidden/>
              </w:rPr>
              <w:instrText xml:space="preserve"> PAGEREF _Toc240633578 \h </w:instrText>
            </w:r>
            <w:r w:rsidR="00AD13D9">
              <w:rPr>
                <w:noProof/>
                <w:webHidden/>
              </w:rPr>
            </w:r>
            <w:r w:rsidR="00AD13D9">
              <w:rPr>
                <w:noProof/>
                <w:webHidden/>
              </w:rPr>
              <w:fldChar w:fldCharType="separate"/>
            </w:r>
            <w:r w:rsidR="001F208E">
              <w:rPr>
                <w:noProof/>
                <w:webHidden/>
              </w:rPr>
              <w:t>14</w:t>
            </w:r>
            <w:r w:rsidR="00AD13D9">
              <w:rPr>
                <w:noProof/>
                <w:webHidden/>
              </w:rPr>
              <w:fldChar w:fldCharType="end"/>
            </w:r>
          </w:hyperlink>
        </w:p>
        <w:p w14:paraId="2EA8A865" w14:textId="6861E2B2" w:rsidR="00AD13D9" w:rsidRDefault="005711A4">
          <w:pPr>
            <w:pStyle w:val="TOC2"/>
            <w:tabs>
              <w:tab w:val="right" w:leader="dot" w:pos="9207"/>
            </w:tabs>
            <w:rPr>
              <w:noProof/>
            </w:rPr>
          </w:pPr>
          <w:hyperlink w:anchor="_Toc240633579" w:history="1">
            <w:r w:rsidR="00AD13D9" w:rsidRPr="004A703A">
              <w:rPr>
                <w:rStyle w:val="Hyperlink"/>
                <w:noProof/>
              </w:rPr>
              <w:t>1.1.9. Transferability</w:t>
            </w:r>
            <w:r w:rsidR="00AD13D9">
              <w:rPr>
                <w:noProof/>
                <w:webHidden/>
              </w:rPr>
              <w:tab/>
            </w:r>
            <w:r w:rsidR="00AD13D9">
              <w:rPr>
                <w:noProof/>
                <w:webHidden/>
              </w:rPr>
              <w:fldChar w:fldCharType="begin"/>
            </w:r>
            <w:r w:rsidR="00AD13D9">
              <w:rPr>
                <w:noProof/>
                <w:webHidden/>
              </w:rPr>
              <w:instrText xml:space="preserve"> PAGEREF _Toc240633579 \h </w:instrText>
            </w:r>
            <w:r w:rsidR="00AD13D9">
              <w:rPr>
                <w:noProof/>
                <w:webHidden/>
              </w:rPr>
            </w:r>
            <w:r w:rsidR="00AD13D9">
              <w:rPr>
                <w:noProof/>
                <w:webHidden/>
              </w:rPr>
              <w:fldChar w:fldCharType="separate"/>
            </w:r>
            <w:r w:rsidR="001F208E">
              <w:rPr>
                <w:noProof/>
                <w:webHidden/>
              </w:rPr>
              <w:t>14</w:t>
            </w:r>
            <w:r w:rsidR="00AD13D9">
              <w:rPr>
                <w:noProof/>
                <w:webHidden/>
              </w:rPr>
              <w:fldChar w:fldCharType="end"/>
            </w:r>
          </w:hyperlink>
        </w:p>
        <w:p w14:paraId="1750F699" w14:textId="31B77120" w:rsidR="00AD13D9" w:rsidRDefault="005711A4">
          <w:pPr>
            <w:pStyle w:val="TOC2"/>
            <w:tabs>
              <w:tab w:val="right" w:leader="dot" w:pos="9207"/>
            </w:tabs>
            <w:rPr>
              <w:noProof/>
            </w:rPr>
          </w:pPr>
          <w:hyperlink w:anchor="_Toc240633580" w:history="1">
            <w:r w:rsidR="00AD13D9" w:rsidRPr="004A703A">
              <w:rPr>
                <w:rStyle w:val="Hyperlink"/>
                <w:noProof/>
              </w:rPr>
              <w:t>1.1.10. Surrogate Model, White-box và Black-box</w:t>
            </w:r>
            <w:r w:rsidR="00AD13D9">
              <w:rPr>
                <w:noProof/>
                <w:webHidden/>
              </w:rPr>
              <w:tab/>
            </w:r>
            <w:r w:rsidR="00AD13D9">
              <w:rPr>
                <w:noProof/>
                <w:webHidden/>
              </w:rPr>
              <w:fldChar w:fldCharType="begin"/>
            </w:r>
            <w:r w:rsidR="00AD13D9">
              <w:rPr>
                <w:noProof/>
                <w:webHidden/>
              </w:rPr>
              <w:instrText xml:space="preserve"> PAGEREF _Toc240633580 \h </w:instrText>
            </w:r>
            <w:r w:rsidR="00AD13D9">
              <w:rPr>
                <w:noProof/>
                <w:webHidden/>
              </w:rPr>
            </w:r>
            <w:r w:rsidR="00AD13D9">
              <w:rPr>
                <w:noProof/>
                <w:webHidden/>
              </w:rPr>
              <w:fldChar w:fldCharType="separate"/>
            </w:r>
            <w:r w:rsidR="001F208E">
              <w:rPr>
                <w:noProof/>
                <w:webHidden/>
              </w:rPr>
              <w:t>14</w:t>
            </w:r>
            <w:r w:rsidR="00AD13D9">
              <w:rPr>
                <w:noProof/>
                <w:webHidden/>
              </w:rPr>
              <w:fldChar w:fldCharType="end"/>
            </w:r>
          </w:hyperlink>
        </w:p>
        <w:p w14:paraId="1810FF23" w14:textId="534F89DD" w:rsidR="00AD13D9" w:rsidRDefault="005711A4">
          <w:pPr>
            <w:pStyle w:val="TOC2"/>
            <w:tabs>
              <w:tab w:val="right" w:leader="dot" w:pos="9207"/>
            </w:tabs>
            <w:rPr>
              <w:noProof/>
            </w:rPr>
          </w:pPr>
          <w:hyperlink w:anchor="_Toc240633581" w:history="1">
            <w:r w:rsidR="00AD13D9" w:rsidRPr="004A703A">
              <w:rPr>
                <w:rStyle w:val="Hyperlink"/>
                <w:noProof/>
              </w:rPr>
              <w:t>1.1.11. Nén JPEG và Differentiable JPEG</w:t>
            </w:r>
            <w:r w:rsidR="00AD13D9">
              <w:rPr>
                <w:noProof/>
                <w:webHidden/>
              </w:rPr>
              <w:tab/>
            </w:r>
            <w:r w:rsidR="00AD13D9">
              <w:rPr>
                <w:noProof/>
                <w:webHidden/>
              </w:rPr>
              <w:fldChar w:fldCharType="begin"/>
            </w:r>
            <w:r w:rsidR="00AD13D9">
              <w:rPr>
                <w:noProof/>
                <w:webHidden/>
              </w:rPr>
              <w:instrText xml:space="preserve"> PAGEREF _Toc240633581 \h </w:instrText>
            </w:r>
            <w:r w:rsidR="00AD13D9">
              <w:rPr>
                <w:noProof/>
                <w:webHidden/>
              </w:rPr>
            </w:r>
            <w:r w:rsidR="00AD13D9">
              <w:rPr>
                <w:noProof/>
                <w:webHidden/>
              </w:rPr>
              <w:fldChar w:fldCharType="separate"/>
            </w:r>
            <w:r w:rsidR="001F208E">
              <w:rPr>
                <w:noProof/>
                <w:webHidden/>
              </w:rPr>
              <w:t>15</w:t>
            </w:r>
            <w:r w:rsidR="00AD13D9">
              <w:rPr>
                <w:noProof/>
                <w:webHidden/>
              </w:rPr>
              <w:fldChar w:fldCharType="end"/>
            </w:r>
          </w:hyperlink>
        </w:p>
        <w:p w14:paraId="5F1893FD" w14:textId="249138CB" w:rsidR="00AD13D9" w:rsidRDefault="005711A4">
          <w:pPr>
            <w:pStyle w:val="TOC2"/>
            <w:tabs>
              <w:tab w:val="right" w:leader="dot" w:pos="9207"/>
            </w:tabs>
            <w:rPr>
              <w:noProof/>
            </w:rPr>
          </w:pPr>
          <w:hyperlink w:anchor="_Toc240633582" w:history="1">
            <w:r w:rsidR="00AD13D9" w:rsidRPr="004A703A">
              <w:rPr>
                <w:rStyle w:val="Hyperlink"/>
                <w:noProof/>
              </w:rPr>
              <w:t>1.1.12. Imperceptibility và Stealthiness</w:t>
            </w:r>
            <w:r w:rsidR="00AD13D9">
              <w:rPr>
                <w:noProof/>
                <w:webHidden/>
              </w:rPr>
              <w:tab/>
            </w:r>
            <w:r w:rsidR="00AD13D9">
              <w:rPr>
                <w:noProof/>
                <w:webHidden/>
              </w:rPr>
              <w:fldChar w:fldCharType="begin"/>
            </w:r>
            <w:r w:rsidR="00AD13D9">
              <w:rPr>
                <w:noProof/>
                <w:webHidden/>
              </w:rPr>
              <w:instrText xml:space="preserve"> PAGEREF _Toc240633582 \h </w:instrText>
            </w:r>
            <w:r w:rsidR="00AD13D9">
              <w:rPr>
                <w:noProof/>
                <w:webHidden/>
              </w:rPr>
            </w:r>
            <w:r w:rsidR="00AD13D9">
              <w:rPr>
                <w:noProof/>
                <w:webHidden/>
              </w:rPr>
              <w:fldChar w:fldCharType="separate"/>
            </w:r>
            <w:r w:rsidR="001F208E">
              <w:rPr>
                <w:noProof/>
                <w:webHidden/>
              </w:rPr>
              <w:t>15</w:t>
            </w:r>
            <w:r w:rsidR="00AD13D9">
              <w:rPr>
                <w:noProof/>
                <w:webHidden/>
              </w:rPr>
              <w:fldChar w:fldCharType="end"/>
            </w:r>
          </w:hyperlink>
        </w:p>
        <w:p w14:paraId="4CF24C8B" w14:textId="16B9203B" w:rsidR="00AD13D9" w:rsidRDefault="005711A4">
          <w:pPr>
            <w:pStyle w:val="TOC2"/>
            <w:tabs>
              <w:tab w:val="right" w:leader="dot" w:pos="9207"/>
            </w:tabs>
            <w:rPr>
              <w:noProof/>
            </w:rPr>
          </w:pPr>
          <w:hyperlink w:anchor="_Toc240633583" w:history="1">
            <w:r w:rsidR="00AD13D9" w:rsidRPr="004A703A">
              <w:rPr>
                <w:rStyle w:val="Hyperlink"/>
                <w:noProof/>
              </w:rPr>
              <w:t>1.1.13. Mô hình đe doạ</w:t>
            </w:r>
            <w:r w:rsidR="00AD13D9">
              <w:rPr>
                <w:noProof/>
                <w:webHidden/>
              </w:rPr>
              <w:tab/>
            </w:r>
            <w:r w:rsidR="00AD13D9">
              <w:rPr>
                <w:noProof/>
                <w:webHidden/>
              </w:rPr>
              <w:fldChar w:fldCharType="begin"/>
            </w:r>
            <w:r w:rsidR="00AD13D9">
              <w:rPr>
                <w:noProof/>
                <w:webHidden/>
              </w:rPr>
              <w:instrText xml:space="preserve"> PAGEREF _Toc240633583 \h </w:instrText>
            </w:r>
            <w:r w:rsidR="00AD13D9">
              <w:rPr>
                <w:noProof/>
                <w:webHidden/>
              </w:rPr>
            </w:r>
            <w:r w:rsidR="00AD13D9">
              <w:rPr>
                <w:noProof/>
                <w:webHidden/>
              </w:rPr>
              <w:fldChar w:fldCharType="separate"/>
            </w:r>
            <w:r w:rsidR="001F208E">
              <w:rPr>
                <w:noProof/>
                <w:webHidden/>
              </w:rPr>
              <w:t>16</w:t>
            </w:r>
            <w:r w:rsidR="00AD13D9">
              <w:rPr>
                <w:noProof/>
                <w:webHidden/>
              </w:rPr>
              <w:fldChar w:fldCharType="end"/>
            </w:r>
          </w:hyperlink>
        </w:p>
        <w:p w14:paraId="066F3F1A" w14:textId="0CDA0BE2" w:rsidR="00AD13D9" w:rsidRDefault="005711A4">
          <w:pPr>
            <w:pStyle w:val="TOC1"/>
            <w:tabs>
              <w:tab w:val="right" w:leader="dot" w:pos="9207"/>
            </w:tabs>
            <w:rPr>
              <w:noProof/>
            </w:rPr>
          </w:pPr>
          <w:hyperlink w:anchor="_Toc240633584" w:history="1">
            <w:r w:rsidR="00AD13D9" w:rsidRPr="004A703A">
              <w:rPr>
                <w:rStyle w:val="Hyperlink"/>
                <w:noProof/>
              </w:rPr>
              <w:t>1.2. Tổng quan nghiên cứu</w:t>
            </w:r>
            <w:r w:rsidR="00AD13D9">
              <w:rPr>
                <w:noProof/>
                <w:webHidden/>
              </w:rPr>
              <w:tab/>
            </w:r>
            <w:r w:rsidR="00AD13D9">
              <w:rPr>
                <w:noProof/>
                <w:webHidden/>
              </w:rPr>
              <w:fldChar w:fldCharType="begin"/>
            </w:r>
            <w:r w:rsidR="00AD13D9">
              <w:rPr>
                <w:noProof/>
                <w:webHidden/>
              </w:rPr>
              <w:instrText xml:space="preserve"> PAGEREF _Toc240633584 \h </w:instrText>
            </w:r>
            <w:r w:rsidR="00AD13D9">
              <w:rPr>
                <w:noProof/>
                <w:webHidden/>
              </w:rPr>
            </w:r>
            <w:r w:rsidR="00AD13D9">
              <w:rPr>
                <w:noProof/>
                <w:webHidden/>
              </w:rPr>
              <w:fldChar w:fldCharType="separate"/>
            </w:r>
            <w:r w:rsidR="001F208E">
              <w:rPr>
                <w:noProof/>
                <w:webHidden/>
              </w:rPr>
              <w:t>16</w:t>
            </w:r>
            <w:r w:rsidR="00AD13D9">
              <w:rPr>
                <w:noProof/>
                <w:webHidden/>
              </w:rPr>
              <w:fldChar w:fldCharType="end"/>
            </w:r>
          </w:hyperlink>
        </w:p>
        <w:p w14:paraId="74D46A4F" w14:textId="2B6F493B" w:rsidR="00AD13D9" w:rsidRDefault="005711A4">
          <w:pPr>
            <w:pStyle w:val="TOC2"/>
            <w:tabs>
              <w:tab w:val="right" w:leader="dot" w:pos="9207"/>
            </w:tabs>
            <w:rPr>
              <w:noProof/>
            </w:rPr>
          </w:pPr>
          <w:hyperlink w:anchor="_Toc240633585" w:history="1">
            <w:r w:rsidR="00AD13D9" w:rsidRPr="004A703A">
              <w:rPr>
                <w:rStyle w:val="Hyperlink"/>
                <w:noProof/>
              </w:rPr>
              <w:t>1.2.1. Các nghiên cứu trên thế giới</w:t>
            </w:r>
            <w:r w:rsidR="00AD13D9">
              <w:rPr>
                <w:noProof/>
                <w:webHidden/>
              </w:rPr>
              <w:tab/>
            </w:r>
            <w:r w:rsidR="00AD13D9">
              <w:rPr>
                <w:noProof/>
                <w:webHidden/>
              </w:rPr>
              <w:fldChar w:fldCharType="begin"/>
            </w:r>
            <w:r w:rsidR="00AD13D9">
              <w:rPr>
                <w:noProof/>
                <w:webHidden/>
              </w:rPr>
              <w:instrText xml:space="preserve"> PAGEREF _Toc240633585 \h </w:instrText>
            </w:r>
            <w:r w:rsidR="00AD13D9">
              <w:rPr>
                <w:noProof/>
                <w:webHidden/>
              </w:rPr>
            </w:r>
            <w:r w:rsidR="00AD13D9">
              <w:rPr>
                <w:noProof/>
                <w:webHidden/>
              </w:rPr>
              <w:fldChar w:fldCharType="separate"/>
            </w:r>
            <w:r w:rsidR="001F208E">
              <w:rPr>
                <w:noProof/>
                <w:webHidden/>
              </w:rPr>
              <w:t>16</w:t>
            </w:r>
            <w:r w:rsidR="00AD13D9">
              <w:rPr>
                <w:noProof/>
                <w:webHidden/>
              </w:rPr>
              <w:fldChar w:fldCharType="end"/>
            </w:r>
          </w:hyperlink>
        </w:p>
        <w:p w14:paraId="13FF5CCD" w14:textId="638CB839" w:rsidR="00AD13D9" w:rsidRDefault="005711A4">
          <w:pPr>
            <w:pStyle w:val="TOC2"/>
            <w:tabs>
              <w:tab w:val="right" w:leader="dot" w:pos="9207"/>
            </w:tabs>
            <w:rPr>
              <w:noProof/>
            </w:rPr>
          </w:pPr>
          <w:hyperlink w:anchor="_Toc240633586" w:history="1">
            <w:r w:rsidR="00AD13D9" w:rsidRPr="004A703A">
              <w:rPr>
                <w:rStyle w:val="Hyperlink"/>
                <w:noProof/>
              </w:rPr>
              <w:t>*1.2.2. Các nghiên cứu tại Việt Nam</w:t>
            </w:r>
            <w:r w:rsidR="00AD13D9">
              <w:rPr>
                <w:noProof/>
                <w:webHidden/>
              </w:rPr>
              <w:tab/>
            </w:r>
            <w:r w:rsidR="00AD13D9">
              <w:rPr>
                <w:noProof/>
                <w:webHidden/>
              </w:rPr>
              <w:fldChar w:fldCharType="begin"/>
            </w:r>
            <w:r w:rsidR="00AD13D9">
              <w:rPr>
                <w:noProof/>
                <w:webHidden/>
              </w:rPr>
              <w:instrText xml:space="preserve"> PAGEREF _Toc240633586 \h </w:instrText>
            </w:r>
            <w:r w:rsidR="00AD13D9">
              <w:rPr>
                <w:noProof/>
                <w:webHidden/>
              </w:rPr>
            </w:r>
            <w:r w:rsidR="00AD13D9">
              <w:rPr>
                <w:noProof/>
                <w:webHidden/>
              </w:rPr>
              <w:fldChar w:fldCharType="separate"/>
            </w:r>
            <w:r w:rsidR="001F208E">
              <w:rPr>
                <w:noProof/>
                <w:webHidden/>
              </w:rPr>
              <w:t>19</w:t>
            </w:r>
            <w:r w:rsidR="00AD13D9">
              <w:rPr>
                <w:noProof/>
                <w:webHidden/>
              </w:rPr>
              <w:fldChar w:fldCharType="end"/>
            </w:r>
          </w:hyperlink>
        </w:p>
        <w:p w14:paraId="4697E0F1" w14:textId="75610987" w:rsidR="00AD13D9" w:rsidRDefault="005711A4">
          <w:pPr>
            <w:pStyle w:val="TOC1"/>
            <w:tabs>
              <w:tab w:val="right" w:leader="dot" w:pos="9207"/>
            </w:tabs>
            <w:rPr>
              <w:noProof/>
            </w:rPr>
          </w:pPr>
          <w:hyperlink w:anchor="_Toc240633587" w:history="1">
            <w:r w:rsidR="00AD13D9" w:rsidRPr="004A703A">
              <w:rPr>
                <w:rStyle w:val="Hyperlink"/>
                <w:noProof/>
              </w:rPr>
              <w:t>1.3. Hướng nghiên cứu của đề tài</w:t>
            </w:r>
            <w:r w:rsidR="00AD13D9">
              <w:rPr>
                <w:noProof/>
                <w:webHidden/>
              </w:rPr>
              <w:tab/>
            </w:r>
            <w:r w:rsidR="00AD13D9">
              <w:rPr>
                <w:noProof/>
                <w:webHidden/>
              </w:rPr>
              <w:fldChar w:fldCharType="begin"/>
            </w:r>
            <w:r w:rsidR="00AD13D9">
              <w:rPr>
                <w:noProof/>
                <w:webHidden/>
              </w:rPr>
              <w:instrText xml:space="preserve"> PAGEREF _Toc240633587 \h </w:instrText>
            </w:r>
            <w:r w:rsidR="00AD13D9">
              <w:rPr>
                <w:noProof/>
                <w:webHidden/>
              </w:rPr>
            </w:r>
            <w:r w:rsidR="00AD13D9">
              <w:rPr>
                <w:noProof/>
                <w:webHidden/>
              </w:rPr>
              <w:fldChar w:fldCharType="separate"/>
            </w:r>
            <w:r w:rsidR="001F208E">
              <w:rPr>
                <w:noProof/>
                <w:webHidden/>
              </w:rPr>
              <w:t>22</w:t>
            </w:r>
            <w:r w:rsidR="00AD13D9">
              <w:rPr>
                <w:noProof/>
                <w:webHidden/>
              </w:rPr>
              <w:fldChar w:fldCharType="end"/>
            </w:r>
          </w:hyperlink>
        </w:p>
        <w:p w14:paraId="4B9D476E" w14:textId="660821EE" w:rsidR="00AD13D9" w:rsidRDefault="005711A4">
          <w:pPr>
            <w:pStyle w:val="TOC2"/>
            <w:tabs>
              <w:tab w:val="right" w:leader="dot" w:pos="9207"/>
            </w:tabs>
            <w:rPr>
              <w:noProof/>
            </w:rPr>
          </w:pPr>
          <w:hyperlink w:anchor="_Toc240633588" w:history="1">
            <w:r w:rsidR="00AD13D9" w:rsidRPr="004A703A">
              <w:rPr>
                <w:rStyle w:val="Hyperlink"/>
                <w:noProof/>
              </w:rPr>
              <w:t>1.3.1. Đánh giá ảnh hưởng của nén JPEG đến hiệu quả của Protective Perturbation</w:t>
            </w:r>
            <w:r w:rsidR="00AD13D9">
              <w:rPr>
                <w:noProof/>
                <w:webHidden/>
              </w:rPr>
              <w:tab/>
            </w:r>
            <w:r w:rsidR="00AD13D9">
              <w:rPr>
                <w:noProof/>
                <w:webHidden/>
              </w:rPr>
              <w:fldChar w:fldCharType="begin"/>
            </w:r>
            <w:r w:rsidR="00AD13D9">
              <w:rPr>
                <w:noProof/>
                <w:webHidden/>
              </w:rPr>
              <w:instrText xml:space="preserve"> PAGEREF _Toc240633588 \h </w:instrText>
            </w:r>
            <w:r w:rsidR="00AD13D9">
              <w:rPr>
                <w:noProof/>
                <w:webHidden/>
              </w:rPr>
            </w:r>
            <w:r w:rsidR="00AD13D9">
              <w:rPr>
                <w:noProof/>
                <w:webHidden/>
              </w:rPr>
              <w:fldChar w:fldCharType="separate"/>
            </w:r>
            <w:r w:rsidR="001F208E">
              <w:rPr>
                <w:noProof/>
                <w:webHidden/>
              </w:rPr>
              <w:t>23</w:t>
            </w:r>
            <w:r w:rsidR="00AD13D9">
              <w:rPr>
                <w:noProof/>
                <w:webHidden/>
              </w:rPr>
              <w:fldChar w:fldCharType="end"/>
            </w:r>
          </w:hyperlink>
        </w:p>
        <w:p w14:paraId="6BCA248B" w14:textId="6C038DA6" w:rsidR="00AD13D9" w:rsidRDefault="005711A4">
          <w:pPr>
            <w:pStyle w:val="TOC2"/>
            <w:tabs>
              <w:tab w:val="right" w:leader="dot" w:pos="9207"/>
            </w:tabs>
            <w:rPr>
              <w:noProof/>
            </w:rPr>
          </w:pPr>
          <w:hyperlink w:anchor="_Toc240633589" w:history="1">
            <w:r w:rsidR="00AD13D9" w:rsidRPr="004A703A">
              <w:rPr>
                <w:rStyle w:val="Hyperlink"/>
                <w:noProof/>
              </w:rPr>
              <w:t>1.3.2. Nghiên cứu Protective Perturbation có khả năng thích ứng với nén JPEG</w:t>
            </w:r>
            <w:r w:rsidR="00AD13D9">
              <w:rPr>
                <w:noProof/>
                <w:webHidden/>
              </w:rPr>
              <w:tab/>
            </w:r>
            <w:r w:rsidR="00AD13D9">
              <w:rPr>
                <w:noProof/>
                <w:webHidden/>
              </w:rPr>
              <w:fldChar w:fldCharType="begin"/>
            </w:r>
            <w:r w:rsidR="00AD13D9">
              <w:rPr>
                <w:noProof/>
                <w:webHidden/>
              </w:rPr>
              <w:instrText xml:space="preserve"> PAGEREF _Toc240633589 \h </w:instrText>
            </w:r>
            <w:r w:rsidR="00AD13D9">
              <w:rPr>
                <w:noProof/>
                <w:webHidden/>
              </w:rPr>
            </w:r>
            <w:r w:rsidR="00AD13D9">
              <w:rPr>
                <w:noProof/>
                <w:webHidden/>
              </w:rPr>
              <w:fldChar w:fldCharType="separate"/>
            </w:r>
            <w:r w:rsidR="001F208E">
              <w:rPr>
                <w:noProof/>
                <w:webHidden/>
              </w:rPr>
              <w:t>23</w:t>
            </w:r>
            <w:r w:rsidR="00AD13D9">
              <w:rPr>
                <w:noProof/>
                <w:webHidden/>
              </w:rPr>
              <w:fldChar w:fldCharType="end"/>
            </w:r>
          </w:hyperlink>
        </w:p>
        <w:p w14:paraId="44E8E3AE" w14:textId="37338B7D" w:rsidR="00AD13D9" w:rsidRDefault="005711A4">
          <w:pPr>
            <w:pStyle w:val="TOC2"/>
            <w:tabs>
              <w:tab w:val="right" w:leader="dot" w:pos="9207"/>
            </w:tabs>
            <w:rPr>
              <w:noProof/>
            </w:rPr>
          </w:pPr>
          <w:hyperlink w:anchor="_Toc240633590" w:history="1">
            <w:r w:rsidR="00AD13D9" w:rsidRPr="004A703A">
              <w:rPr>
                <w:rStyle w:val="Hyperlink"/>
                <w:noProof/>
              </w:rPr>
              <w:t>1.3.3. Đánh giá sự đánh đổi giữa độ bền vững, hiệu quả bảo vệ và chất lượng thị giác</w:t>
            </w:r>
            <w:r w:rsidR="00AD13D9">
              <w:rPr>
                <w:noProof/>
                <w:webHidden/>
              </w:rPr>
              <w:tab/>
            </w:r>
            <w:r w:rsidR="00AD13D9">
              <w:rPr>
                <w:noProof/>
                <w:webHidden/>
              </w:rPr>
              <w:fldChar w:fldCharType="begin"/>
            </w:r>
            <w:r w:rsidR="00AD13D9">
              <w:rPr>
                <w:noProof/>
                <w:webHidden/>
              </w:rPr>
              <w:instrText xml:space="preserve"> PAGEREF _Toc240633590 \h </w:instrText>
            </w:r>
            <w:r w:rsidR="00AD13D9">
              <w:rPr>
                <w:noProof/>
                <w:webHidden/>
              </w:rPr>
            </w:r>
            <w:r w:rsidR="00AD13D9">
              <w:rPr>
                <w:noProof/>
                <w:webHidden/>
              </w:rPr>
              <w:fldChar w:fldCharType="separate"/>
            </w:r>
            <w:r w:rsidR="001F208E">
              <w:rPr>
                <w:noProof/>
                <w:webHidden/>
              </w:rPr>
              <w:t>24</w:t>
            </w:r>
            <w:r w:rsidR="00AD13D9">
              <w:rPr>
                <w:noProof/>
                <w:webHidden/>
              </w:rPr>
              <w:fldChar w:fldCharType="end"/>
            </w:r>
          </w:hyperlink>
        </w:p>
        <w:p w14:paraId="3573555D" w14:textId="40E1401E" w:rsidR="00AD13D9" w:rsidRDefault="005711A4">
          <w:pPr>
            <w:pStyle w:val="TOC1"/>
            <w:tabs>
              <w:tab w:val="right" w:leader="dot" w:pos="9207"/>
            </w:tabs>
            <w:rPr>
              <w:noProof/>
            </w:rPr>
          </w:pPr>
          <w:hyperlink w:anchor="_Toc240633591" w:history="1">
            <w:r w:rsidR="00AD13D9" w:rsidRPr="004A703A">
              <w:rPr>
                <w:rStyle w:val="Hyperlink"/>
                <w:noProof/>
              </w:rPr>
              <w:t>CHƯƠNG 2: PHÂN TÍCH, THIẾT KẾ VÀ PHÁT TRIỂN HỆ THỐNG BẢO VỆ ẢNH BỀN VỮNG TRƯỚC NÉN JPEG</w:t>
            </w:r>
            <w:r w:rsidR="00AD13D9">
              <w:rPr>
                <w:noProof/>
                <w:webHidden/>
              </w:rPr>
              <w:tab/>
            </w:r>
            <w:r w:rsidR="00AD13D9">
              <w:rPr>
                <w:noProof/>
                <w:webHidden/>
              </w:rPr>
              <w:fldChar w:fldCharType="begin"/>
            </w:r>
            <w:r w:rsidR="00AD13D9">
              <w:rPr>
                <w:noProof/>
                <w:webHidden/>
              </w:rPr>
              <w:instrText xml:space="preserve"> PAGEREF _Toc240633591 \h </w:instrText>
            </w:r>
            <w:r w:rsidR="00AD13D9">
              <w:rPr>
                <w:noProof/>
                <w:webHidden/>
              </w:rPr>
            </w:r>
            <w:r w:rsidR="00AD13D9">
              <w:rPr>
                <w:noProof/>
                <w:webHidden/>
              </w:rPr>
              <w:fldChar w:fldCharType="separate"/>
            </w:r>
            <w:r w:rsidR="001F208E">
              <w:rPr>
                <w:noProof/>
                <w:webHidden/>
              </w:rPr>
              <w:t>25</w:t>
            </w:r>
            <w:r w:rsidR="00AD13D9">
              <w:rPr>
                <w:noProof/>
                <w:webHidden/>
              </w:rPr>
              <w:fldChar w:fldCharType="end"/>
            </w:r>
          </w:hyperlink>
        </w:p>
        <w:p w14:paraId="249EB1BF" w14:textId="02A9A4EE" w:rsidR="00AD13D9" w:rsidRDefault="005711A4">
          <w:pPr>
            <w:pStyle w:val="TOC2"/>
            <w:tabs>
              <w:tab w:val="right" w:leader="dot" w:pos="9207"/>
            </w:tabs>
            <w:rPr>
              <w:noProof/>
            </w:rPr>
          </w:pPr>
          <w:hyperlink w:anchor="_Toc240633592" w:history="1">
            <w:r w:rsidR="00AD13D9" w:rsidRPr="004A703A">
              <w:rPr>
                <w:rStyle w:val="Hyperlink"/>
                <w:noProof/>
              </w:rPr>
              <w:t>2.1. Phân tích yêu cầu hệ thống</w:t>
            </w:r>
            <w:r w:rsidR="00AD13D9">
              <w:rPr>
                <w:noProof/>
                <w:webHidden/>
              </w:rPr>
              <w:tab/>
            </w:r>
            <w:r w:rsidR="00AD13D9">
              <w:rPr>
                <w:noProof/>
                <w:webHidden/>
              </w:rPr>
              <w:fldChar w:fldCharType="begin"/>
            </w:r>
            <w:r w:rsidR="00AD13D9">
              <w:rPr>
                <w:noProof/>
                <w:webHidden/>
              </w:rPr>
              <w:instrText xml:space="preserve"> PAGEREF _Toc240633592 \h </w:instrText>
            </w:r>
            <w:r w:rsidR="00AD13D9">
              <w:rPr>
                <w:noProof/>
                <w:webHidden/>
              </w:rPr>
            </w:r>
            <w:r w:rsidR="00AD13D9">
              <w:rPr>
                <w:noProof/>
                <w:webHidden/>
              </w:rPr>
              <w:fldChar w:fldCharType="separate"/>
            </w:r>
            <w:r w:rsidR="001F208E">
              <w:rPr>
                <w:noProof/>
                <w:webHidden/>
              </w:rPr>
              <w:t>25</w:t>
            </w:r>
            <w:r w:rsidR="00AD13D9">
              <w:rPr>
                <w:noProof/>
                <w:webHidden/>
              </w:rPr>
              <w:fldChar w:fldCharType="end"/>
            </w:r>
          </w:hyperlink>
        </w:p>
        <w:p w14:paraId="7715A182" w14:textId="583893FE" w:rsidR="00AD13D9" w:rsidRDefault="005711A4">
          <w:pPr>
            <w:pStyle w:val="TOC3"/>
            <w:tabs>
              <w:tab w:val="right" w:leader="dot" w:pos="9207"/>
            </w:tabs>
            <w:rPr>
              <w:noProof/>
            </w:rPr>
          </w:pPr>
          <w:hyperlink w:anchor="_Toc240633593" w:history="1">
            <w:r w:rsidR="00AD13D9" w:rsidRPr="004A703A">
              <w:rPr>
                <w:rStyle w:val="Hyperlink"/>
                <w:noProof/>
              </w:rPr>
              <w:t>2.1.1. Phân tích đối tượng sử dụng hệ thống</w:t>
            </w:r>
            <w:r w:rsidR="00AD13D9">
              <w:rPr>
                <w:noProof/>
                <w:webHidden/>
              </w:rPr>
              <w:tab/>
            </w:r>
            <w:r w:rsidR="00AD13D9">
              <w:rPr>
                <w:noProof/>
                <w:webHidden/>
              </w:rPr>
              <w:fldChar w:fldCharType="begin"/>
            </w:r>
            <w:r w:rsidR="00AD13D9">
              <w:rPr>
                <w:noProof/>
                <w:webHidden/>
              </w:rPr>
              <w:instrText xml:space="preserve"> PAGEREF _Toc240633593 \h </w:instrText>
            </w:r>
            <w:r w:rsidR="00AD13D9">
              <w:rPr>
                <w:noProof/>
                <w:webHidden/>
              </w:rPr>
            </w:r>
            <w:r w:rsidR="00AD13D9">
              <w:rPr>
                <w:noProof/>
                <w:webHidden/>
              </w:rPr>
              <w:fldChar w:fldCharType="separate"/>
            </w:r>
            <w:r w:rsidR="001F208E">
              <w:rPr>
                <w:noProof/>
                <w:webHidden/>
              </w:rPr>
              <w:t>25</w:t>
            </w:r>
            <w:r w:rsidR="00AD13D9">
              <w:rPr>
                <w:noProof/>
                <w:webHidden/>
              </w:rPr>
              <w:fldChar w:fldCharType="end"/>
            </w:r>
          </w:hyperlink>
        </w:p>
        <w:p w14:paraId="13E1F01D" w14:textId="44CAEE57" w:rsidR="00AD13D9" w:rsidRDefault="005711A4">
          <w:pPr>
            <w:pStyle w:val="TOC3"/>
            <w:tabs>
              <w:tab w:val="right" w:leader="dot" w:pos="9207"/>
            </w:tabs>
            <w:rPr>
              <w:noProof/>
            </w:rPr>
          </w:pPr>
          <w:hyperlink w:anchor="_Toc240633594" w:history="1">
            <w:r w:rsidR="00AD13D9" w:rsidRPr="004A703A">
              <w:rPr>
                <w:rStyle w:val="Hyperlink"/>
                <w:noProof/>
              </w:rPr>
              <w:t>2.1.2. Phân tích bối cảnh và quy trình xử lý ảnh</w:t>
            </w:r>
            <w:r w:rsidR="00AD13D9">
              <w:rPr>
                <w:noProof/>
                <w:webHidden/>
              </w:rPr>
              <w:tab/>
            </w:r>
            <w:r w:rsidR="00AD13D9">
              <w:rPr>
                <w:noProof/>
                <w:webHidden/>
              </w:rPr>
              <w:fldChar w:fldCharType="begin"/>
            </w:r>
            <w:r w:rsidR="00AD13D9">
              <w:rPr>
                <w:noProof/>
                <w:webHidden/>
              </w:rPr>
              <w:instrText xml:space="preserve"> PAGEREF _Toc240633594 \h </w:instrText>
            </w:r>
            <w:r w:rsidR="00AD13D9">
              <w:rPr>
                <w:noProof/>
                <w:webHidden/>
              </w:rPr>
            </w:r>
            <w:r w:rsidR="00AD13D9">
              <w:rPr>
                <w:noProof/>
                <w:webHidden/>
              </w:rPr>
              <w:fldChar w:fldCharType="separate"/>
            </w:r>
            <w:r w:rsidR="001F208E">
              <w:rPr>
                <w:noProof/>
                <w:webHidden/>
              </w:rPr>
              <w:t>25</w:t>
            </w:r>
            <w:r w:rsidR="00AD13D9">
              <w:rPr>
                <w:noProof/>
                <w:webHidden/>
              </w:rPr>
              <w:fldChar w:fldCharType="end"/>
            </w:r>
          </w:hyperlink>
        </w:p>
        <w:p w14:paraId="5DC553FD" w14:textId="3281793E" w:rsidR="00AD13D9" w:rsidRDefault="005711A4">
          <w:pPr>
            <w:pStyle w:val="TOC3"/>
            <w:tabs>
              <w:tab w:val="right" w:leader="dot" w:pos="9207"/>
            </w:tabs>
            <w:rPr>
              <w:noProof/>
            </w:rPr>
          </w:pPr>
          <w:hyperlink w:anchor="_Toc240633595" w:history="1">
            <w:r w:rsidR="00AD13D9" w:rsidRPr="004A703A">
              <w:rPr>
                <w:rStyle w:val="Hyperlink"/>
                <w:noProof/>
              </w:rPr>
              <w:t>2.1.3. Xác định yêu cầu chức năng của hệ thống</w:t>
            </w:r>
            <w:r w:rsidR="00AD13D9">
              <w:rPr>
                <w:noProof/>
                <w:webHidden/>
              </w:rPr>
              <w:tab/>
            </w:r>
            <w:r w:rsidR="00AD13D9">
              <w:rPr>
                <w:noProof/>
                <w:webHidden/>
              </w:rPr>
              <w:fldChar w:fldCharType="begin"/>
            </w:r>
            <w:r w:rsidR="00AD13D9">
              <w:rPr>
                <w:noProof/>
                <w:webHidden/>
              </w:rPr>
              <w:instrText xml:space="preserve"> PAGEREF _Toc240633595 \h </w:instrText>
            </w:r>
            <w:r w:rsidR="00AD13D9">
              <w:rPr>
                <w:noProof/>
                <w:webHidden/>
              </w:rPr>
            </w:r>
            <w:r w:rsidR="00AD13D9">
              <w:rPr>
                <w:noProof/>
                <w:webHidden/>
              </w:rPr>
              <w:fldChar w:fldCharType="separate"/>
            </w:r>
            <w:r w:rsidR="001F208E">
              <w:rPr>
                <w:noProof/>
                <w:webHidden/>
              </w:rPr>
              <w:t>26</w:t>
            </w:r>
            <w:r w:rsidR="00AD13D9">
              <w:rPr>
                <w:noProof/>
                <w:webHidden/>
              </w:rPr>
              <w:fldChar w:fldCharType="end"/>
            </w:r>
          </w:hyperlink>
        </w:p>
        <w:p w14:paraId="7633E760" w14:textId="3E52EF4A" w:rsidR="00AD13D9" w:rsidRDefault="005711A4">
          <w:pPr>
            <w:pStyle w:val="TOC3"/>
            <w:tabs>
              <w:tab w:val="right" w:leader="dot" w:pos="9207"/>
            </w:tabs>
            <w:rPr>
              <w:noProof/>
            </w:rPr>
          </w:pPr>
          <w:hyperlink w:anchor="_Toc240633596" w:history="1">
            <w:r w:rsidR="00AD13D9" w:rsidRPr="004A703A">
              <w:rPr>
                <w:rStyle w:val="Hyperlink"/>
                <w:noProof/>
              </w:rPr>
              <w:t>2.1.4. Xác định yêu cầu phi chức năng</w:t>
            </w:r>
            <w:r w:rsidR="00AD13D9">
              <w:rPr>
                <w:noProof/>
                <w:webHidden/>
              </w:rPr>
              <w:tab/>
            </w:r>
            <w:r w:rsidR="00AD13D9">
              <w:rPr>
                <w:noProof/>
                <w:webHidden/>
              </w:rPr>
              <w:fldChar w:fldCharType="begin"/>
            </w:r>
            <w:r w:rsidR="00AD13D9">
              <w:rPr>
                <w:noProof/>
                <w:webHidden/>
              </w:rPr>
              <w:instrText xml:space="preserve"> PAGEREF _Toc240633596 \h </w:instrText>
            </w:r>
            <w:r w:rsidR="00AD13D9">
              <w:rPr>
                <w:noProof/>
                <w:webHidden/>
              </w:rPr>
            </w:r>
            <w:r w:rsidR="00AD13D9">
              <w:rPr>
                <w:noProof/>
                <w:webHidden/>
              </w:rPr>
              <w:fldChar w:fldCharType="separate"/>
            </w:r>
            <w:r w:rsidR="001F208E">
              <w:rPr>
                <w:noProof/>
                <w:webHidden/>
              </w:rPr>
              <w:t>27</w:t>
            </w:r>
            <w:r w:rsidR="00AD13D9">
              <w:rPr>
                <w:noProof/>
                <w:webHidden/>
              </w:rPr>
              <w:fldChar w:fldCharType="end"/>
            </w:r>
          </w:hyperlink>
        </w:p>
        <w:p w14:paraId="40403F3E" w14:textId="78D23B7B" w:rsidR="00AD13D9" w:rsidRDefault="005711A4">
          <w:pPr>
            <w:pStyle w:val="TOC2"/>
            <w:tabs>
              <w:tab w:val="right" w:leader="dot" w:pos="9207"/>
            </w:tabs>
            <w:rPr>
              <w:noProof/>
            </w:rPr>
          </w:pPr>
          <w:hyperlink w:anchor="_Toc240633597" w:history="1">
            <w:r w:rsidR="00AD13D9" w:rsidRPr="004A703A">
              <w:rPr>
                <w:rStyle w:val="Hyperlink"/>
                <w:noProof/>
              </w:rPr>
              <w:t>2.2. Phân tích bài toán bảo vệ ảnh trước nén JPEG</w:t>
            </w:r>
            <w:r w:rsidR="00AD13D9">
              <w:rPr>
                <w:noProof/>
                <w:webHidden/>
              </w:rPr>
              <w:tab/>
            </w:r>
            <w:r w:rsidR="00AD13D9">
              <w:rPr>
                <w:noProof/>
                <w:webHidden/>
              </w:rPr>
              <w:fldChar w:fldCharType="begin"/>
            </w:r>
            <w:r w:rsidR="00AD13D9">
              <w:rPr>
                <w:noProof/>
                <w:webHidden/>
              </w:rPr>
              <w:instrText xml:space="preserve"> PAGEREF _Toc240633597 \h </w:instrText>
            </w:r>
            <w:r w:rsidR="00AD13D9">
              <w:rPr>
                <w:noProof/>
                <w:webHidden/>
              </w:rPr>
            </w:r>
            <w:r w:rsidR="00AD13D9">
              <w:rPr>
                <w:noProof/>
                <w:webHidden/>
              </w:rPr>
              <w:fldChar w:fldCharType="separate"/>
            </w:r>
            <w:r w:rsidR="001F208E">
              <w:rPr>
                <w:noProof/>
                <w:webHidden/>
              </w:rPr>
              <w:t>28</w:t>
            </w:r>
            <w:r w:rsidR="00AD13D9">
              <w:rPr>
                <w:noProof/>
                <w:webHidden/>
              </w:rPr>
              <w:fldChar w:fldCharType="end"/>
            </w:r>
          </w:hyperlink>
        </w:p>
        <w:p w14:paraId="7BC7009E" w14:textId="39088E24" w:rsidR="00AD13D9" w:rsidRDefault="005711A4">
          <w:pPr>
            <w:pStyle w:val="TOC3"/>
            <w:tabs>
              <w:tab w:val="right" w:leader="dot" w:pos="9207"/>
            </w:tabs>
            <w:rPr>
              <w:noProof/>
            </w:rPr>
          </w:pPr>
          <w:hyperlink w:anchor="_Toc240633598" w:history="1">
            <w:r w:rsidR="00AD13D9" w:rsidRPr="004A703A">
              <w:rPr>
                <w:rStyle w:val="Hyperlink"/>
                <w:noProof/>
              </w:rPr>
              <w:t>2.2.1. Mô tả bài toán</w:t>
            </w:r>
            <w:r w:rsidR="00AD13D9">
              <w:rPr>
                <w:noProof/>
                <w:webHidden/>
              </w:rPr>
              <w:tab/>
            </w:r>
            <w:r w:rsidR="00AD13D9">
              <w:rPr>
                <w:noProof/>
                <w:webHidden/>
              </w:rPr>
              <w:fldChar w:fldCharType="begin"/>
            </w:r>
            <w:r w:rsidR="00AD13D9">
              <w:rPr>
                <w:noProof/>
                <w:webHidden/>
              </w:rPr>
              <w:instrText xml:space="preserve"> PAGEREF _Toc240633598 \h </w:instrText>
            </w:r>
            <w:r w:rsidR="00AD13D9">
              <w:rPr>
                <w:noProof/>
                <w:webHidden/>
              </w:rPr>
            </w:r>
            <w:r w:rsidR="00AD13D9">
              <w:rPr>
                <w:noProof/>
                <w:webHidden/>
              </w:rPr>
              <w:fldChar w:fldCharType="separate"/>
            </w:r>
            <w:r w:rsidR="001F208E">
              <w:rPr>
                <w:noProof/>
                <w:webHidden/>
              </w:rPr>
              <w:t>28</w:t>
            </w:r>
            <w:r w:rsidR="00AD13D9">
              <w:rPr>
                <w:noProof/>
                <w:webHidden/>
              </w:rPr>
              <w:fldChar w:fldCharType="end"/>
            </w:r>
          </w:hyperlink>
        </w:p>
        <w:p w14:paraId="1C6F9819" w14:textId="3083ADB1" w:rsidR="00AD13D9" w:rsidRDefault="005711A4">
          <w:pPr>
            <w:pStyle w:val="TOC3"/>
            <w:tabs>
              <w:tab w:val="right" w:leader="dot" w:pos="9207"/>
            </w:tabs>
            <w:rPr>
              <w:noProof/>
            </w:rPr>
          </w:pPr>
          <w:hyperlink w:anchor="_Toc240633599" w:history="1">
            <w:r w:rsidR="00AD13D9" w:rsidRPr="004A703A">
              <w:rPr>
                <w:rStyle w:val="Hyperlink"/>
                <w:noProof/>
              </w:rPr>
              <w:t>2.2.2. Phân tích mô hình đe dọa</w:t>
            </w:r>
            <w:r w:rsidR="00AD13D9">
              <w:rPr>
                <w:noProof/>
                <w:webHidden/>
              </w:rPr>
              <w:tab/>
            </w:r>
            <w:r w:rsidR="00AD13D9">
              <w:rPr>
                <w:noProof/>
                <w:webHidden/>
              </w:rPr>
              <w:fldChar w:fldCharType="begin"/>
            </w:r>
            <w:r w:rsidR="00AD13D9">
              <w:rPr>
                <w:noProof/>
                <w:webHidden/>
              </w:rPr>
              <w:instrText xml:space="preserve"> PAGEREF _Toc240633599 \h </w:instrText>
            </w:r>
            <w:r w:rsidR="00AD13D9">
              <w:rPr>
                <w:noProof/>
                <w:webHidden/>
              </w:rPr>
            </w:r>
            <w:r w:rsidR="00AD13D9">
              <w:rPr>
                <w:noProof/>
                <w:webHidden/>
              </w:rPr>
              <w:fldChar w:fldCharType="separate"/>
            </w:r>
            <w:r w:rsidR="001F208E">
              <w:rPr>
                <w:noProof/>
                <w:webHidden/>
              </w:rPr>
              <w:t>29</w:t>
            </w:r>
            <w:r w:rsidR="00AD13D9">
              <w:rPr>
                <w:noProof/>
                <w:webHidden/>
              </w:rPr>
              <w:fldChar w:fldCharType="end"/>
            </w:r>
          </w:hyperlink>
        </w:p>
        <w:p w14:paraId="002AC3BD" w14:textId="2F016B2D" w:rsidR="00AD13D9" w:rsidRDefault="005711A4">
          <w:pPr>
            <w:pStyle w:val="TOC3"/>
            <w:tabs>
              <w:tab w:val="right" w:leader="dot" w:pos="9207"/>
            </w:tabs>
            <w:rPr>
              <w:noProof/>
            </w:rPr>
          </w:pPr>
          <w:hyperlink w:anchor="_Toc240633600" w:history="1">
            <w:r w:rsidR="00AD13D9" w:rsidRPr="004A703A">
              <w:rPr>
                <w:rStyle w:val="Hyperlink"/>
                <w:noProof/>
              </w:rPr>
              <w:t>2.2.3. Phân tích ảnh hưởng của JPEG đến Protective Perturbation</w:t>
            </w:r>
            <w:r w:rsidR="00AD13D9">
              <w:rPr>
                <w:noProof/>
                <w:webHidden/>
              </w:rPr>
              <w:tab/>
            </w:r>
            <w:r w:rsidR="00AD13D9">
              <w:rPr>
                <w:noProof/>
                <w:webHidden/>
              </w:rPr>
              <w:fldChar w:fldCharType="begin"/>
            </w:r>
            <w:r w:rsidR="00AD13D9">
              <w:rPr>
                <w:noProof/>
                <w:webHidden/>
              </w:rPr>
              <w:instrText xml:space="preserve"> PAGEREF _Toc240633600 \h </w:instrText>
            </w:r>
            <w:r w:rsidR="00AD13D9">
              <w:rPr>
                <w:noProof/>
                <w:webHidden/>
              </w:rPr>
            </w:r>
            <w:r w:rsidR="00AD13D9">
              <w:rPr>
                <w:noProof/>
                <w:webHidden/>
              </w:rPr>
              <w:fldChar w:fldCharType="separate"/>
            </w:r>
            <w:r w:rsidR="001F208E">
              <w:rPr>
                <w:noProof/>
                <w:webHidden/>
              </w:rPr>
              <w:t>30</w:t>
            </w:r>
            <w:r w:rsidR="00AD13D9">
              <w:rPr>
                <w:noProof/>
                <w:webHidden/>
              </w:rPr>
              <w:fldChar w:fldCharType="end"/>
            </w:r>
          </w:hyperlink>
        </w:p>
        <w:p w14:paraId="03A3D62C" w14:textId="23655808" w:rsidR="00AD13D9" w:rsidRDefault="005711A4">
          <w:pPr>
            <w:pStyle w:val="TOC3"/>
            <w:tabs>
              <w:tab w:val="right" w:leader="dot" w:pos="9207"/>
            </w:tabs>
            <w:rPr>
              <w:noProof/>
            </w:rPr>
          </w:pPr>
          <w:hyperlink w:anchor="_Toc240633601" w:history="1">
            <w:r w:rsidR="00AD13D9" w:rsidRPr="004A703A">
              <w:rPr>
                <w:rStyle w:val="Hyperlink"/>
                <w:noProof/>
              </w:rPr>
              <w:t>2.2.4. Xác định yêu cầu đối với giải pháp</w:t>
            </w:r>
            <w:r w:rsidR="00AD13D9">
              <w:rPr>
                <w:noProof/>
                <w:webHidden/>
              </w:rPr>
              <w:tab/>
            </w:r>
            <w:r w:rsidR="00AD13D9">
              <w:rPr>
                <w:noProof/>
                <w:webHidden/>
              </w:rPr>
              <w:fldChar w:fldCharType="begin"/>
            </w:r>
            <w:r w:rsidR="00AD13D9">
              <w:rPr>
                <w:noProof/>
                <w:webHidden/>
              </w:rPr>
              <w:instrText xml:space="preserve"> PAGEREF _Toc240633601 \h </w:instrText>
            </w:r>
            <w:r w:rsidR="00AD13D9">
              <w:rPr>
                <w:noProof/>
                <w:webHidden/>
              </w:rPr>
            </w:r>
            <w:r w:rsidR="00AD13D9">
              <w:rPr>
                <w:noProof/>
                <w:webHidden/>
              </w:rPr>
              <w:fldChar w:fldCharType="separate"/>
            </w:r>
            <w:r w:rsidR="001F208E">
              <w:rPr>
                <w:noProof/>
                <w:webHidden/>
              </w:rPr>
              <w:t>30</w:t>
            </w:r>
            <w:r w:rsidR="00AD13D9">
              <w:rPr>
                <w:noProof/>
                <w:webHidden/>
              </w:rPr>
              <w:fldChar w:fldCharType="end"/>
            </w:r>
          </w:hyperlink>
        </w:p>
        <w:p w14:paraId="3F5C056A" w14:textId="493CC911" w:rsidR="00AD13D9" w:rsidRDefault="005711A4">
          <w:pPr>
            <w:pStyle w:val="TOC2"/>
            <w:tabs>
              <w:tab w:val="right" w:leader="dot" w:pos="9207"/>
            </w:tabs>
            <w:rPr>
              <w:noProof/>
            </w:rPr>
          </w:pPr>
          <w:hyperlink w:anchor="_Toc240633602" w:history="1">
            <w:r w:rsidR="00AD13D9" w:rsidRPr="004A703A">
              <w:rPr>
                <w:rStyle w:val="Hyperlink"/>
                <w:noProof/>
              </w:rPr>
              <w:t>2.3. Thiết kế tổng thể hệ thống</w:t>
            </w:r>
            <w:r w:rsidR="00AD13D9">
              <w:rPr>
                <w:noProof/>
                <w:webHidden/>
              </w:rPr>
              <w:tab/>
            </w:r>
            <w:r w:rsidR="00AD13D9">
              <w:rPr>
                <w:noProof/>
                <w:webHidden/>
              </w:rPr>
              <w:fldChar w:fldCharType="begin"/>
            </w:r>
            <w:r w:rsidR="00AD13D9">
              <w:rPr>
                <w:noProof/>
                <w:webHidden/>
              </w:rPr>
              <w:instrText xml:space="preserve"> PAGEREF _Toc240633602 \h </w:instrText>
            </w:r>
            <w:r w:rsidR="00AD13D9">
              <w:rPr>
                <w:noProof/>
                <w:webHidden/>
              </w:rPr>
            </w:r>
            <w:r w:rsidR="00AD13D9">
              <w:rPr>
                <w:noProof/>
                <w:webHidden/>
              </w:rPr>
              <w:fldChar w:fldCharType="separate"/>
            </w:r>
            <w:r w:rsidR="001F208E">
              <w:rPr>
                <w:noProof/>
                <w:webHidden/>
              </w:rPr>
              <w:t>31</w:t>
            </w:r>
            <w:r w:rsidR="00AD13D9">
              <w:rPr>
                <w:noProof/>
                <w:webHidden/>
              </w:rPr>
              <w:fldChar w:fldCharType="end"/>
            </w:r>
          </w:hyperlink>
        </w:p>
        <w:p w14:paraId="48489AE5" w14:textId="12BCEC0D" w:rsidR="00AD13D9" w:rsidRDefault="005711A4">
          <w:pPr>
            <w:pStyle w:val="TOC3"/>
            <w:tabs>
              <w:tab w:val="right" w:leader="dot" w:pos="9207"/>
            </w:tabs>
            <w:rPr>
              <w:noProof/>
            </w:rPr>
          </w:pPr>
          <w:hyperlink w:anchor="_Toc240633603" w:history="1">
            <w:r w:rsidR="00AD13D9" w:rsidRPr="004A703A">
              <w:rPr>
                <w:rStyle w:val="Hyperlink"/>
                <w:noProof/>
              </w:rPr>
              <w:t>2.3.1. Nguyên tắc thiết kế hệ thống</w:t>
            </w:r>
            <w:r w:rsidR="00AD13D9">
              <w:rPr>
                <w:noProof/>
                <w:webHidden/>
              </w:rPr>
              <w:tab/>
            </w:r>
            <w:r w:rsidR="00AD13D9">
              <w:rPr>
                <w:noProof/>
                <w:webHidden/>
              </w:rPr>
              <w:fldChar w:fldCharType="begin"/>
            </w:r>
            <w:r w:rsidR="00AD13D9">
              <w:rPr>
                <w:noProof/>
                <w:webHidden/>
              </w:rPr>
              <w:instrText xml:space="preserve"> PAGEREF _Toc240633603 \h </w:instrText>
            </w:r>
            <w:r w:rsidR="00AD13D9">
              <w:rPr>
                <w:noProof/>
                <w:webHidden/>
              </w:rPr>
            </w:r>
            <w:r w:rsidR="00AD13D9">
              <w:rPr>
                <w:noProof/>
                <w:webHidden/>
              </w:rPr>
              <w:fldChar w:fldCharType="separate"/>
            </w:r>
            <w:r w:rsidR="001F208E">
              <w:rPr>
                <w:noProof/>
                <w:webHidden/>
              </w:rPr>
              <w:t>31</w:t>
            </w:r>
            <w:r w:rsidR="00AD13D9">
              <w:rPr>
                <w:noProof/>
                <w:webHidden/>
              </w:rPr>
              <w:fldChar w:fldCharType="end"/>
            </w:r>
          </w:hyperlink>
        </w:p>
        <w:p w14:paraId="246B1FA8" w14:textId="62008029" w:rsidR="00AD13D9" w:rsidRDefault="005711A4">
          <w:pPr>
            <w:pStyle w:val="TOC3"/>
            <w:tabs>
              <w:tab w:val="right" w:leader="dot" w:pos="9207"/>
            </w:tabs>
            <w:rPr>
              <w:noProof/>
            </w:rPr>
          </w:pPr>
          <w:hyperlink w:anchor="_Toc240633604" w:history="1">
            <w:r w:rsidR="00AD13D9" w:rsidRPr="004A703A">
              <w:rPr>
                <w:rStyle w:val="Hyperlink"/>
                <w:noProof/>
              </w:rPr>
              <w:t>2.3.2. Kiến trúc tổng thể của hệ thống</w:t>
            </w:r>
            <w:r w:rsidR="00AD13D9">
              <w:rPr>
                <w:noProof/>
                <w:webHidden/>
              </w:rPr>
              <w:tab/>
            </w:r>
            <w:r w:rsidR="00AD13D9">
              <w:rPr>
                <w:noProof/>
                <w:webHidden/>
              </w:rPr>
              <w:fldChar w:fldCharType="begin"/>
            </w:r>
            <w:r w:rsidR="00AD13D9">
              <w:rPr>
                <w:noProof/>
                <w:webHidden/>
              </w:rPr>
              <w:instrText xml:space="preserve"> PAGEREF _Toc240633604 \h </w:instrText>
            </w:r>
            <w:r w:rsidR="00AD13D9">
              <w:rPr>
                <w:noProof/>
                <w:webHidden/>
              </w:rPr>
            </w:r>
            <w:r w:rsidR="00AD13D9">
              <w:rPr>
                <w:noProof/>
                <w:webHidden/>
              </w:rPr>
              <w:fldChar w:fldCharType="separate"/>
            </w:r>
            <w:r w:rsidR="001F208E">
              <w:rPr>
                <w:noProof/>
                <w:webHidden/>
              </w:rPr>
              <w:t>31</w:t>
            </w:r>
            <w:r w:rsidR="00AD13D9">
              <w:rPr>
                <w:noProof/>
                <w:webHidden/>
              </w:rPr>
              <w:fldChar w:fldCharType="end"/>
            </w:r>
          </w:hyperlink>
        </w:p>
        <w:p w14:paraId="3CAA290D" w14:textId="1784977C" w:rsidR="00AD13D9" w:rsidRDefault="005711A4">
          <w:pPr>
            <w:pStyle w:val="TOC3"/>
            <w:tabs>
              <w:tab w:val="right" w:leader="dot" w:pos="9207"/>
            </w:tabs>
            <w:rPr>
              <w:noProof/>
            </w:rPr>
          </w:pPr>
          <w:hyperlink w:anchor="_Toc240633605" w:history="1">
            <w:r w:rsidR="00AD13D9" w:rsidRPr="004A703A">
              <w:rPr>
                <w:rStyle w:val="Hyperlink"/>
                <w:noProof/>
              </w:rPr>
              <w:t>2.3.3. Thiết kế luồng xử lý</w:t>
            </w:r>
            <w:r w:rsidR="00AD13D9">
              <w:rPr>
                <w:noProof/>
                <w:webHidden/>
              </w:rPr>
              <w:tab/>
            </w:r>
            <w:r w:rsidR="00AD13D9">
              <w:rPr>
                <w:noProof/>
                <w:webHidden/>
              </w:rPr>
              <w:fldChar w:fldCharType="begin"/>
            </w:r>
            <w:r w:rsidR="00AD13D9">
              <w:rPr>
                <w:noProof/>
                <w:webHidden/>
              </w:rPr>
              <w:instrText xml:space="preserve"> PAGEREF _Toc240633605 \h </w:instrText>
            </w:r>
            <w:r w:rsidR="00AD13D9">
              <w:rPr>
                <w:noProof/>
                <w:webHidden/>
              </w:rPr>
            </w:r>
            <w:r w:rsidR="00AD13D9">
              <w:rPr>
                <w:noProof/>
                <w:webHidden/>
              </w:rPr>
              <w:fldChar w:fldCharType="separate"/>
            </w:r>
            <w:r w:rsidR="001F208E">
              <w:rPr>
                <w:noProof/>
                <w:webHidden/>
              </w:rPr>
              <w:t>32</w:t>
            </w:r>
            <w:r w:rsidR="00AD13D9">
              <w:rPr>
                <w:noProof/>
                <w:webHidden/>
              </w:rPr>
              <w:fldChar w:fldCharType="end"/>
            </w:r>
          </w:hyperlink>
        </w:p>
        <w:p w14:paraId="66F5BA54" w14:textId="1DF75B07" w:rsidR="00AD13D9" w:rsidRDefault="005711A4">
          <w:pPr>
            <w:pStyle w:val="TOC3"/>
            <w:tabs>
              <w:tab w:val="right" w:leader="dot" w:pos="9207"/>
            </w:tabs>
            <w:rPr>
              <w:noProof/>
            </w:rPr>
          </w:pPr>
          <w:hyperlink w:anchor="_Toc240633606" w:history="1">
            <w:r w:rsidR="00AD13D9" w:rsidRPr="004A703A">
              <w:rPr>
                <w:rStyle w:val="Hyperlink"/>
                <w:noProof/>
              </w:rPr>
              <w:t>2.3.4. Thiết kế giao tiếp giữa các thành phần</w:t>
            </w:r>
            <w:r w:rsidR="00AD13D9">
              <w:rPr>
                <w:noProof/>
                <w:webHidden/>
              </w:rPr>
              <w:tab/>
            </w:r>
            <w:r w:rsidR="00AD13D9">
              <w:rPr>
                <w:noProof/>
                <w:webHidden/>
              </w:rPr>
              <w:fldChar w:fldCharType="begin"/>
            </w:r>
            <w:r w:rsidR="00AD13D9">
              <w:rPr>
                <w:noProof/>
                <w:webHidden/>
              </w:rPr>
              <w:instrText xml:space="preserve"> PAGEREF _Toc240633606 \h </w:instrText>
            </w:r>
            <w:r w:rsidR="00AD13D9">
              <w:rPr>
                <w:noProof/>
                <w:webHidden/>
              </w:rPr>
            </w:r>
            <w:r w:rsidR="00AD13D9">
              <w:rPr>
                <w:noProof/>
                <w:webHidden/>
              </w:rPr>
              <w:fldChar w:fldCharType="separate"/>
            </w:r>
            <w:r w:rsidR="001F208E">
              <w:rPr>
                <w:noProof/>
                <w:webHidden/>
              </w:rPr>
              <w:t>33</w:t>
            </w:r>
            <w:r w:rsidR="00AD13D9">
              <w:rPr>
                <w:noProof/>
                <w:webHidden/>
              </w:rPr>
              <w:fldChar w:fldCharType="end"/>
            </w:r>
          </w:hyperlink>
        </w:p>
        <w:p w14:paraId="7BFA03DA" w14:textId="044240DF" w:rsidR="00AD13D9" w:rsidRDefault="005711A4">
          <w:pPr>
            <w:pStyle w:val="TOC2"/>
            <w:tabs>
              <w:tab w:val="right" w:leader="dot" w:pos="9207"/>
            </w:tabs>
            <w:rPr>
              <w:noProof/>
            </w:rPr>
          </w:pPr>
          <w:hyperlink w:anchor="_Toc240633607" w:history="1">
            <w:r w:rsidR="00AD13D9" w:rsidRPr="004A703A">
              <w:rPr>
                <w:rStyle w:val="Hyperlink"/>
                <w:noProof/>
              </w:rPr>
              <w:t>2.4. Xây dựng và xử lý bộ dữ liệu</w:t>
            </w:r>
            <w:r w:rsidR="00AD13D9">
              <w:rPr>
                <w:noProof/>
                <w:webHidden/>
              </w:rPr>
              <w:tab/>
            </w:r>
            <w:r w:rsidR="00AD13D9">
              <w:rPr>
                <w:noProof/>
                <w:webHidden/>
              </w:rPr>
              <w:fldChar w:fldCharType="begin"/>
            </w:r>
            <w:r w:rsidR="00AD13D9">
              <w:rPr>
                <w:noProof/>
                <w:webHidden/>
              </w:rPr>
              <w:instrText xml:space="preserve"> PAGEREF _Toc240633607 \h </w:instrText>
            </w:r>
            <w:r w:rsidR="00AD13D9">
              <w:rPr>
                <w:noProof/>
                <w:webHidden/>
              </w:rPr>
            </w:r>
            <w:r w:rsidR="00AD13D9">
              <w:rPr>
                <w:noProof/>
                <w:webHidden/>
              </w:rPr>
              <w:fldChar w:fldCharType="separate"/>
            </w:r>
            <w:r w:rsidR="001F208E">
              <w:rPr>
                <w:noProof/>
                <w:webHidden/>
              </w:rPr>
              <w:t>34</w:t>
            </w:r>
            <w:r w:rsidR="00AD13D9">
              <w:rPr>
                <w:noProof/>
                <w:webHidden/>
              </w:rPr>
              <w:fldChar w:fldCharType="end"/>
            </w:r>
          </w:hyperlink>
        </w:p>
        <w:p w14:paraId="4172AC25" w14:textId="547BF460" w:rsidR="00AD13D9" w:rsidRDefault="005711A4">
          <w:pPr>
            <w:pStyle w:val="TOC3"/>
            <w:tabs>
              <w:tab w:val="right" w:leader="dot" w:pos="9207"/>
            </w:tabs>
            <w:rPr>
              <w:noProof/>
            </w:rPr>
          </w:pPr>
          <w:hyperlink w:anchor="_Toc240633608" w:history="1">
            <w:r w:rsidR="00AD13D9" w:rsidRPr="004A703A">
              <w:rPr>
                <w:rStyle w:val="Hyperlink"/>
                <w:noProof/>
              </w:rPr>
              <w:t>2.4.1. Xác định phạm vi và nội dung bộ dữ liệu</w:t>
            </w:r>
            <w:r w:rsidR="00AD13D9">
              <w:rPr>
                <w:noProof/>
                <w:webHidden/>
              </w:rPr>
              <w:tab/>
            </w:r>
            <w:r w:rsidR="00AD13D9">
              <w:rPr>
                <w:noProof/>
                <w:webHidden/>
              </w:rPr>
              <w:fldChar w:fldCharType="begin"/>
            </w:r>
            <w:r w:rsidR="00AD13D9">
              <w:rPr>
                <w:noProof/>
                <w:webHidden/>
              </w:rPr>
              <w:instrText xml:space="preserve"> PAGEREF _Toc240633608 \h </w:instrText>
            </w:r>
            <w:r w:rsidR="00AD13D9">
              <w:rPr>
                <w:noProof/>
                <w:webHidden/>
              </w:rPr>
            </w:r>
            <w:r w:rsidR="00AD13D9">
              <w:rPr>
                <w:noProof/>
                <w:webHidden/>
              </w:rPr>
              <w:fldChar w:fldCharType="separate"/>
            </w:r>
            <w:r w:rsidR="001F208E">
              <w:rPr>
                <w:noProof/>
                <w:webHidden/>
              </w:rPr>
              <w:t>34</w:t>
            </w:r>
            <w:r w:rsidR="00AD13D9">
              <w:rPr>
                <w:noProof/>
                <w:webHidden/>
              </w:rPr>
              <w:fldChar w:fldCharType="end"/>
            </w:r>
          </w:hyperlink>
        </w:p>
        <w:p w14:paraId="6742DB49" w14:textId="63C79A03" w:rsidR="00AD13D9" w:rsidRDefault="005711A4">
          <w:pPr>
            <w:pStyle w:val="TOC3"/>
            <w:tabs>
              <w:tab w:val="right" w:leader="dot" w:pos="9207"/>
            </w:tabs>
            <w:rPr>
              <w:noProof/>
            </w:rPr>
          </w:pPr>
          <w:hyperlink w:anchor="_Toc240633609" w:history="1">
            <w:r w:rsidR="00AD13D9" w:rsidRPr="004A703A">
              <w:rPr>
                <w:rStyle w:val="Hyperlink"/>
                <w:noProof/>
              </w:rPr>
              <w:t>2.4.2. Quy trình chuẩn bị dữ liệu</w:t>
            </w:r>
            <w:r w:rsidR="00AD13D9">
              <w:rPr>
                <w:noProof/>
                <w:webHidden/>
              </w:rPr>
              <w:tab/>
            </w:r>
            <w:r w:rsidR="00AD13D9">
              <w:rPr>
                <w:noProof/>
                <w:webHidden/>
              </w:rPr>
              <w:fldChar w:fldCharType="begin"/>
            </w:r>
            <w:r w:rsidR="00AD13D9">
              <w:rPr>
                <w:noProof/>
                <w:webHidden/>
              </w:rPr>
              <w:instrText xml:space="preserve"> PAGEREF _Toc240633609 \h </w:instrText>
            </w:r>
            <w:r w:rsidR="00AD13D9">
              <w:rPr>
                <w:noProof/>
                <w:webHidden/>
              </w:rPr>
            </w:r>
            <w:r w:rsidR="00AD13D9">
              <w:rPr>
                <w:noProof/>
                <w:webHidden/>
              </w:rPr>
              <w:fldChar w:fldCharType="separate"/>
            </w:r>
            <w:r w:rsidR="001F208E">
              <w:rPr>
                <w:noProof/>
                <w:webHidden/>
              </w:rPr>
              <w:t>34</w:t>
            </w:r>
            <w:r w:rsidR="00AD13D9">
              <w:rPr>
                <w:noProof/>
                <w:webHidden/>
              </w:rPr>
              <w:fldChar w:fldCharType="end"/>
            </w:r>
          </w:hyperlink>
        </w:p>
        <w:p w14:paraId="0AE3632D" w14:textId="05E19DAB" w:rsidR="00AD13D9" w:rsidRDefault="005711A4">
          <w:pPr>
            <w:pStyle w:val="TOC3"/>
            <w:tabs>
              <w:tab w:val="right" w:leader="dot" w:pos="9207"/>
            </w:tabs>
            <w:rPr>
              <w:noProof/>
            </w:rPr>
          </w:pPr>
          <w:hyperlink w:anchor="_Toc240633610" w:history="1">
            <w:r w:rsidR="00AD13D9" w:rsidRPr="004A703A">
              <w:rPr>
                <w:rStyle w:val="Hyperlink"/>
                <w:noProof/>
              </w:rPr>
              <w:t>2.4.3. Tiền xử lý dữ liệu</w:t>
            </w:r>
            <w:r w:rsidR="00AD13D9">
              <w:rPr>
                <w:noProof/>
                <w:webHidden/>
              </w:rPr>
              <w:tab/>
            </w:r>
            <w:r w:rsidR="00AD13D9">
              <w:rPr>
                <w:noProof/>
                <w:webHidden/>
              </w:rPr>
              <w:fldChar w:fldCharType="begin"/>
            </w:r>
            <w:r w:rsidR="00AD13D9">
              <w:rPr>
                <w:noProof/>
                <w:webHidden/>
              </w:rPr>
              <w:instrText xml:space="preserve"> PAGEREF _Toc240633610 \h </w:instrText>
            </w:r>
            <w:r w:rsidR="00AD13D9">
              <w:rPr>
                <w:noProof/>
                <w:webHidden/>
              </w:rPr>
            </w:r>
            <w:r w:rsidR="00AD13D9">
              <w:rPr>
                <w:noProof/>
                <w:webHidden/>
              </w:rPr>
              <w:fldChar w:fldCharType="separate"/>
            </w:r>
            <w:r w:rsidR="001F208E">
              <w:rPr>
                <w:noProof/>
                <w:webHidden/>
              </w:rPr>
              <w:t>34</w:t>
            </w:r>
            <w:r w:rsidR="00AD13D9">
              <w:rPr>
                <w:noProof/>
                <w:webHidden/>
              </w:rPr>
              <w:fldChar w:fldCharType="end"/>
            </w:r>
          </w:hyperlink>
        </w:p>
        <w:p w14:paraId="50607F27" w14:textId="78AEBF6D" w:rsidR="00AD13D9" w:rsidRDefault="005711A4">
          <w:pPr>
            <w:pStyle w:val="TOC3"/>
            <w:tabs>
              <w:tab w:val="right" w:leader="dot" w:pos="9207"/>
            </w:tabs>
            <w:rPr>
              <w:noProof/>
            </w:rPr>
          </w:pPr>
          <w:hyperlink w:anchor="_Toc240633611" w:history="1">
            <w:r w:rsidR="00AD13D9" w:rsidRPr="004A703A">
              <w:rPr>
                <w:rStyle w:val="Hyperlink"/>
                <w:noProof/>
              </w:rPr>
              <w:t>2.4.4. Xây dựng các mức nén JPEG</w:t>
            </w:r>
            <w:r w:rsidR="00AD13D9">
              <w:rPr>
                <w:noProof/>
                <w:webHidden/>
              </w:rPr>
              <w:tab/>
            </w:r>
            <w:r w:rsidR="00AD13D9">
              <w:rPr>
                <w:noProof/>
                <w:webHidden/>
              </w:rPr>
              <w:fldChar w:fldCharType="begin"/>
            </w:r>
            <w:r w:rsidR="00AD13D9">
              <w:rPr>
                <w:noProof/>
                <w:webHidden/>
              </w:rPr>
              <w:instrText xml:space="preserve"> PAGEREF _Toc240633611 \h </w:instrText>
            </w:r>
            <w:r w:rsidR="00AD13D9">
              <w:rPr>
                <w:noProof/>
                <w:webHidden/>
              </w:rPr>
            </w:r>
            <w:r w:rsidR="00AD13D9">
              <w:rPr>
                <w:noProof/>
                <w:webHidden/>
              </w:rPr>
              <w:fldChar w:fldCharType="separate"/>
            </w:r>
            <w:r w:rsidR="001F208E">
              <w:rPr>
                <w:noProof/>
                <w:webHidden/>
              </w:rPr>
              <w:t>35</w:t>
            </w:r>
            <w:r w:rsidR="00AD13D9">
              <w:rPr>
                <w:noProof/>
                <w:webHidden/>
              </w:rPr>
              <w:fldChar w:fldCharType="end"/>
            </w:r>
          </w:hyperlink>
        </w:p>
        <w:p w14:paraId="20FAD1CA" w14:textId="1332B309" w:rsidR="00AD13D9" w:rsidRDefault="005711A4">
          <w:pPr>
            <w:pStyle w:val="TOC3"/>
            <w:tabs>
              <w:tab w:val="right" w:leader="dot" w:pos="9207"/>
            </w:tabs>
            <w:rPr>
              <w:noProof/>
            </w:rPr>
          </w:pPr>
          <w:hyperlink w:anchor="_Toc240633612" w:history="1">
            <w:r w:rsidR="00AD13D9" w:rsidRPr="004A703A">
              <w:rPr>
                <w:rStyle w:val="Hyperlink"/>
                <w:noProof/>
              </w:rPr>
              <w:t>2.4.5. Tổ chức dữ liệu thực nghiệm</w:t>
            </w:r>
            <w:r w:rsidR="00AD13D9">
              <w:rPr>
                <w:noProof/>
                <w:webHidden/>
              </w:rPr>
              <w:tab/>
            </w:r>
            <w:r w:rsidR="00AD13D9">
              <w:rPr>
                <w:noProof/>
                <w:webHidden/>
              </w:rPr>
              <w:fldChar w:fldCharType="begin"/>
            </w:r>
            <w:r w:rsidR="00AD13D9">
              <w:rPr>
                <w:noProof/>
                <w:webHidden/>
              </w:rPr>
              <w:instrText xml:space="preserve"> PAGEREF _Toc240633612 \h </w:instrText>
            </w:r>
            <w:r w:rsidR="00AD13D9">
              <w:rPr>
                <w:noProof/>
                <w:webHidden/>
              </w:rPr>
            </w:r>
            <w:r w:rsidR="00AD13D9">
              <w:rPr>
                <w:noProof/>
                <w:webHidden/>
              </w:rPr>
              <w:fldChar w:fldCharType="separate"/>
            </w:r>
            <w:r w:rsidR="001F208E">
              <w:rPr>
                <w:noProof/>
                <w:webHidden/>
              </w:rPr>
              <w:t>35</w:t>
            </w:r>
            <w:r w:rsidR="00AD13D9">
              <w:rPr>
                <w:noProof/>
                <w:webHidden/>
              </w:rPr>
              <w:fldChar w:fldCharType="end"/>
            </w:r>
          </w:hyperlink>
        </w:p>
        <w:p w14:paraId="514EE4F5" w14:textId="13C7AF23" w:rsidR="00AD13D9" w:rsidRDefault="005711A4">
          <w:pPr>
            <w:pStyle w:val="TOC2"/>
            <w:tabs>
              <w:tab w:val="right" w:leader="dot" w:pos="9207"/>
            </w:tabs>
            <w:rPr>
              <w:noProof/>
            </w:rPr>
          </w:pPr>
          <w:hyperlink w:anchor="_Toc240633613" w:history="1">
            <w:r w:rsidR="00AD13D9" w:rsidRPr="004A703A">
              <w:rPr>
                <w:rStyle w:val="Hyperlink"/>
                <w:noProof/>
              </w:rPr>
              <w:t>2.5. Xây dựng và tối ưu phương pháp bảo vệ ảnh</w:t>
            </w:r>
            <w:r w:rsidR="00AD13D9">
              <w:rPr>
                <w:noProof/>
                <w:webHidden/>
              </w:rPr>
              <w:tab/>
            </w:r>
            <w:r w:rsidR="00AD13D9">
              <w:rPr>
                <w:noProof/>
                <w:webHidden/>
              </w:rPr>
              <w:fldChar w:fldCharType="begin"/>
            </w:r>
            <w:r w:rsidR="00AD13D9">
              <w:rPr>
                <w:noProof/>
                <w:webHidden/>
              </w:rPr>
              <w:instrText xml:space="preserve"> PAGEREF _Toc240633613 \h </w:instrText>
            </w:r>
            <w:r w:rsidR="00AD13D9">
              <w:rPr>
                <w:noProof/>
                <w:webHidden/>
              </w:rPr>
            </w:r>
            <w:r w:rsidR="00AD13D9">
              <w:rPr>
                <w:noProof/>
                <w:webHidden/>
              </w:rPr>
              <w:fldChar w:fldCharType="separate"/>
            </w:r>
            <w:r w:rsidR="001F208E">
              <w:rPr>
                <w:noProof/>
                <w:webHidden/>
              </w:rPr>
              <w:t>36</w:t>
            </w:r>
            <w:r w:rsidR="00AD13D9">
              <w:rPr>
                <w:noProof/>
                <w:webHidden/>
              </w:rPr>
              <w:fldChar w:fldCharType="end"/>
            </w:r>
          </w:hyperlink>
        </w:p>
        <w:p w14:paraId="5AB27C25" w14:textId="22D07453" w:rsidR="00AD13D9" w:rsidRDefault="005711A4">
          <w:pPr>
            <w:pStyle w:val="TOC3"/>
            <w:tabs>
              <w:tab w:val="right" w:leader="dot" w:pos="9207"/>
            </w:tabs>
            <w:rPr>
              <w:noProof/>
            </w:rPr>
          </w:pPr>
          <w:hyperlink w:anchor="_Toc240633614" w:history="1">
            <w:r w:rsidR="00AD13D9" w:rsidRPr="004A703A">
              <w:rPr>
                <w:rStyle w:val="Hyperlink"/>
                <w:noProof/>
              </w:rPr>
              <w:t>2.5.1. Lựa chọn phương pháp Protective Perturbation cơ sở</w:t>
            </w:r>
            <w:r w:rsidR="00AD13D9">
              <w:rPr>
                <w:noProof/>
                <w:webHidden/>
              </w:rPr>
              <w:tab/>
            </w:r>
            <w:r w:rsidR="00AD13D9">
              <w:rPr>
                <w:noProof/>
                <w:webHidden/>
              </w:rPr>
              <w:fldChar w:fldCharType="begin"/>
            </w:r>
            <w:r w:rsidR="00AD13D9">
              <w:rPr>
                <w:noProof/>
                <w:webHidden/>
              </w:rPr>
              <w:instrText xml:space="preserve"> PAGEREF _Toc240633614 \h </w:instrText>
            </w:r>
            <w:r w:rsidR="00AD13D9">
              <w:rPr>
                <w:noProof/>
                <w:webHidden/>
              </w:rPr>
            </w:r>
            <w:r w:rsidR="00AD13D9">
              <w:rPr>
                <w:noProof/>
                <w:webHidden/>
              </w:rPr>
              <w:fldChar w:fldCharType="separate"/>
            </w:r>
            <w:r w:rsidR="001F208E">
              <w:rPr>
                <w:noProof/>
                <w:webHidden/>
              </w:rPr>
              <w:t>36</w:t>
            </w:r>
            <w:r w:rsidR="00AD13D9">
              <w:rPr>
                <w:noProof/>
                <w:webHidden/>
              </w:rPr>
              <w:fldChar w:fldCharType="end"/>
            </w:r>
          </w:hyperlink>
        </w:p>
        <w:p w14:paraId="0C517BEC" w14:textId="7782693E" w:rsidR="00AD13D9" w:rsidRDefault="005711A4">
          <w:pPr>
            <w:pStyle w:val="TOC3"/>
            <w:tabs>
              <w:tab w:val="right" w:leader="dot" w:pos="9207"/>
            </w:tabs>
            <w:rPr>
              <w:noProof/>
            </w:rPr>
          </w:pPr>
          <w:hyperlink w:anchor="_Toc240633615" w:history="1">
            <w:r w:rsidR="00AD13D9" w:rsidRPr="004A703A">
              <w:rPr>
                <w:rStyle w:val="Hyperlink"/>
                <w:noProof/>
              </w:rPr>
              <w:t>2.5.2. Phương pháp Protective Perturbation cơ sở</w:t>
            </w:r>
            <w:r w:rsidR="00AD13D9">
              <w:rPr>
                <w:noProof/>
                <w:webHidden/>
              </w:rPr>
              <w:tab/>
            </w:r>
            <w:r w:rsidR="00AD13D9">
              <w:rPr>
                <w:noProof/>
                <w:webHidden/>
              </w:rPr>
              <w:fldChar w:fldCharType="begin"/>
            </w:r>
            <w:r w:rsidR="00AD13D9">
              <w:rPr>
                <w:noProof/>
                <w:webHidden/>
              </w:rPr>
              <w:instrText xml:space="preserve"> PAGEREF _Toc240633615 \h </w:instrText>
            </w:r>
            <w:r w:rsidR="00AD13D9">
              <w:rPr>
                <w:noProof/>
                <w:webHidden/>
              </w:rPr>
            </w:r>
            <w:r w:rsidR="00AD13D9">
              <w:rPr>
                <w:noProof/>
                <w:webHidden/>
              </w:rPr>
              <w:fldChar w:fldCharType="separate"/>
            </w:r>
            <w:r w:rsidR="001F208E">
              <w:rPr>
                <w:noProof/>
                <w:webHidden/>
              </w:rPr>
              <w:t>36</w:t>
            </w:r>
            <w:r w:rsidR="00AD13D9">
              <w:rPr>
                <w:noProof/>
                <w:webHidden/>
              </w:rPr>
              <w:fldChar w:fldCharType="end"/>
            </w:r>
          </w:hyperlink>
        </w:p>
        <w:p w14:paraId="2D0BD677" w14:textId="31F6A90C" w:rsidR="00AD13D9" w:rsidRDefault="005711A4">
          <w:pPr>
            <w:pStyle w:val="TOC3"/>
            <w:tabs>
              <w:tab w:val="right" w:leader="dot" w:pos="9207"/>
            </w:tabs>
            <w:rPr>
              <w:noProof/>
            </w:rPr>
          </w:pPr>
          <w:hyperlink w:anchor="_Toc240633616" w:history="1">
            <w:r w:rsidR="00AD13D9" w:rsidRPr="004A703A">
              <w:rPr>
                <w:rStyle w:val="Hyperlink"/>
                <w:noProof/>
              </w:rPr>
              <w:t>2.5.3. Phân tích hạn chế của baseline</w:t>
            </w:r>
            <w:r w:rsidR="00AD13D9">
              <w:rPr>
                <w:noProof/>
                <w:webHidden/>
              </w:rPr>
              <w:tab/>
            </w:r>
            <w:r w:rsidR="00AD13D9">
              <w:rPr>
                <w:noProof/>
                <w:webHidden/>
              </w:rPr>
              <w:fldChar w:fldCharType="begin"/>
            </w:r>
            <w:r w:rsidR="00AD13D9">
              <w:rPr>
                <w:noProof/>
                <w:webHidden/>
              </w:rPr>
              <w:instrText xml:space="preserve"> PAGEREF _Toc240633616 \h </w:instrText>
            </w:r>
            <w:r w:rsidR="00AD13D9">
              <w:rPr>
                <w:noProof/>
                <w:webHidden/>
              </w:rPr>
            </w:r>
            <w:r w:rsidR="00AD13D9">
              <w:rPr>
                <w:noProof/>
                <w:webHidden/>
              </w:rPr>
              <w:fldChar w:fldCharType="separate"/>
            </w:r>
            <w:r w:rsidR="001F208E">
              <w:rPr>
                <w:noProof/>
                <w:webHidden/>
              </w:rPr>
              <w:t>37</w:t>
            </w:r>
            <w:r w:rsidR="00AD13D9">
              <w:rPr>
                <w:noProof/>
                <w:webHidden/>
              </w:rPr>
              <w:fldChar w:fldCharType="end"/>
            </w:r>
          </w:hyperlink>
        </w:p>
        <w:p w14:paraId="3A2F62E1" w14:textId="06A02A8B" w:rsidR="00AD13D9" w:rsidRDefault="005711A4">
          <w:pPr>
            <w:pStyle w:val="TOC3"/>
            <w:tabs>
              <w:tab w:val="right" w:leader="dot" w:pos="9207"/>
            </w:tabs>
            <w:rPr>
              <w:noProof/>
            </w:rPr>
          </w:pPr>
          <w:hyperlink w:anchor="_Toc240633617" w:history="1">
            <w:r w:rsidR="00AD13D9" w:rsidRPr="004A703A">
              <w:rPr>
                <w:rStyle w:val="Hyperlink"/>
                <w:noProof/>
              </w:rPr>
              <w:t>2.5.4. Thiết kế mô-đun Differentiable JPEG</w:t>
            </w:r>
            <w:r w:rsidR="00AD13D9">
              <w:rPr>
                <w:noProof/>
                <w:webHidden/>
              </w:rPr>
              <w:tab/>
            </w:r>
            <w:r w:rsidR="00AD13D9">
              <w:rPr>
                <w:noProof/>
                <w:webHidden/>
              </w:rPr>
              <w:fldChar w:fldCharType="begin"/>
            </w:r>
            <w:r w:rsidR="00AD13D9">
              <w:rPr>
                <w:noProof/>
                <w:webHidden/>
              </w:rPr>
              <w:instrText xml:space="preserve"> PAGEREF _Toc240633617 \h </w:instrText>
            </w:r>
            <w:r w:rsidR="00AD13D9">
              <w:rPr>
                <w:noProof/>
                <w:webHidden/>
              </w:rPr>
            </w:r>
            <w:r w:rsidR="00AD13D9">
              <w:rPr>
                <w:noProof/>
                <w:webHidden/>
              </w:rPr>
              <w:fldChar w:fldCharType="separate"/>
            </w:r>
            <w:r w:rsidR="001F208E">
              <w:rPr>
                <w:noProof/>
                <w:webHidden/>
              </w:rPr>
              <w:t>37</w:t>
            </w:r>
            <w:r w:rsidR="00AD13D9">
              <w:rPr>
                <w:noProof/>
                <w:webHidden/>
              </w:rPr>
              <w:fldChar w:fldCharType="end"/>
            </w:r>
          </w:hyperlink>
        </w:p>
        <w:p w14:paraId="46F12ECD" w14:textId="37869A24" w:rsidR="00AD13D9" w:rsidRDefault="005711A4">
          <w:pPr>
            <w:pStyle w:val="TOC3"/>
            <w:tabs>
              <w:tab w:val="right" w:leader="dot" w:pos="9207"/>
            </w:tabs>
            <w:rPr>
              <w:noProof/>
            </w:rPr>
          </w:pPr>
          <w:hyperlink w:anchor="_Toc240633618" w:history="1">
            <w:r w:rsidR="00AD13D9" w:rsidRPr="004A703A">
              <w:rPr>
                <w:rStyle w:val="Hyperlink"/>
                <w:noProof/>
              </w:rPr>
              <w:t>2.5.5. Phương pháp JPEG-aware Protective Perturbation</w:t>
            </w:r>
            <w:r w:rsidR="00AD13D9">
              <w:rPr>
                <w:noProof/>
                <w:webHidden/>
              </w:rPr>
              <w:tab/>
            </w:r>
            <w:r w:rsidR="00AD13D9">
              <w:rPr>
                <w:noProof/>
                <w:webHidden/>
              </w:rPr>
              <w:fldChar w:fldCharType="begin"/>
            </w:r>
            <w:r w:rsidR="00AD13D9">
              <w:rPr>
                <w:noProof/>
                <w:webHidden/>
              </w:rPr>
              <w:instrText xml:space="preserve"> PAGEREF _Toc240633618 \h </w:instrText>
            </w:r>
            <w:r w:rsidR="00AD13D9">
              <w:rPr>
                <w:noProof/>
                <w:webHidden/>
              </w:rPr>
            </w:r>
            <w:r w:rsidR="00AD13D9">
              <w:rPr>
                <w:noProof/>
                <w:webHidden/>
              </w:rPr>
              <w:fldChar w:fldCharType="separate"/>
            </w:r>
            <w:r w:rsidR="001F208E">
              <w:rPr>
                <w:noProof/>
                <w:webHidden/>
              </w:rPr>
              <w:t>37</w:t>
            </w:r>
            <w:r w:rsidR="00AD13D9">
              <w:rPr>
                <w:noProof/>
                <w:webHidden/>
              </w:rPr>
              <w:fldChar w:fldCharType="end"/>
            </w:r>
          </w:hyperlink>
        </w:p>
        <w:p w14:paraId="2D9D38E1" w14:textId="0320A7A9" w:rsidR="00AD13D9" w:rsidRDefault="005711A4">
          <w:pPr>
            <w:pStyle w:val="TOC3"/>
            <w:tabs>
              <w:tab w:val="right" w:leader="dot" w:pos="9207"/>
            </w:tabs>
            <w:rPr>
              <w:noProof/>
            </w:rPr>
          </w:pPr>
          <w:hyperlink w:anchor="_Toc240633619" w:history="1">
            <w:r w:rsidR="00AD13D9" w:rsidRPr="004A703A">
              <w:rPr>
                <w:rStyle w:val="Hyperlink"/>
                <w:noProof/>
              </w:rPr>
              <w:t>2.5.6. Thuật toán JPEG-aware Protective Perturbation</w:t>
            </w:r>
            <w:r w:rsidR="00AD13D9">
              <w:rPr>
                <w:noProof/>
                <w:webHidden/>
              </w:rPr>
              <w:tab/>
            </w:r>
            <w:r w:rsidR="00AD13D9">
              <w:rPr>
                <w:noProof/>
                <w:webHidden/>
              </w:rPr>
              <w:fldChar w:fldCharType="begin"/>
            </w:r>
            <w:r w:rsidR="00AD13D9">
              <w:rPr>
                <w:noProof/>
                <w:webHidden/>
              </w:rPr>
              <w:instrText xml:space="preserve"> PAGEREF _Toc240633619 \h </w:instrText>
            </w:r>
            <w:r w:rsidR="00AD13D9">
              <w:rPr>
                <w:noProof/>
                <w:webHidden/>
              </w:rPr>
            </w:r>
            <w:r w:rsidR="00AD13D9">
              <w:rPr>
                <w:noProof/>
                <w:webHidden/>
              </w:rPr>
              <w:fldChar w:fldCharType="separate"/>
            </w:r>
            <w:r w:rsidR="001F208E">
              <w:rPr>
                <w:noProof/>
                <w:webHidden/>
              </w:rPr>
              <w:t>38</w:t>
            </w:r>
            <w:r w:rsidR="00AD13D9">
              <w:rPr>
                <w:noProof/>
                <w:webHidden/>
              </w:rPr>
              <w:fldChar w:fldCharType="end"/>
            </w:r>
          </w:hyperlink>
        </w:p>
        <w:p w14:paraId="039BD161" w14:textId="468B6148" w:rsidR="00AD13D9" w:rsidRDefault="005711A4">
          <w:pPr>
            <w:pStyle w:val="TOC3"/>
            <w:tabs>
              <w:tab w:val="right" w:leader="dot" w:pos="9207"/>
            </w:tabs>
            <w:rPr>
              <w:noProof/>
            </w:rPr>
          </w:pPr>
          <w:hyperlink w:anchor="_Toc240633620" w:history="1">
            <w:r w:rsidR="00AD13D9" w:rsidRPr="004A703A">
              <w:rPr>
                <w:rStyle w:val="Hyperlink"/>
                <w:noProof/>
              </w:rPr>
              <w:t>2.5.7. Giả mã thuật toán</w:t>
            </w:r>
            <w:r w:rsidR="00AD13D9">
              <w:rPr>
                <w:noProof/>
                <w:webHidden/>
              </w:rPr>
              <w:tab/>
            </w:r>
            <w:r w:rsidR="00AD13D9">
              <w:rPr>
                <w:noProof/>
                <w:webHidden/>
              </w:rPr>
              <w:fldChar w:fldCharType="begin"/>
            </w:r>
            <w:r w:rsidR="00AD13D9">
              <w:rPr>
                <w:noProof/>
                <w:webHidden/>
              </w:rPr>
              <w:instrText xml:space="preserve"> PAGEREF _Toc240633620 \h </w:instrText>
            </w:r>
            <w:r w:rsidR="00AD13D9">
              <w:rPr>
                <w:noProof/>
                <w:webHidden/>
              </w:rPr>
            </w:r>
            <w:r w:rsidR="00AD13D9">
              <w:rPr>
                <w:noProof/>
                <w:webHidden/>
              </w:rPr>
              <w:fldChar w:fldCharType="separate"/>
            </w:r>
            <w:r w:rsidR="001F208E">
              <w:rPr>
                <w:noProof/>
                <w:webHidden/>
              </w:rPr>
              <w:t>40</w:t>
            </w:r>
            <w:r w:rsidR="00AD13D9">
              <w:rPr>
                <w:noProof/>
                <w:webHidden/>
              </w:rPr>
              <w:fldChar w:fldCharType="end"/>
            </w:r>
          </w:hyperlink>
        </w:p>
        <w:p w14:paraId="0BBC2E37" w14:textId="1BC2C26F" w:rsidR="00AD13D9" w:rsidRDefault="005711A4">
          <w:pPr>
            <w:pStyle w:val="TOC3"/>
            <w:tabs>
              <w:tab w:val="right" w:leader="dot" w:pos="9207"/>
            </w:tabs>
            <w:rPr>
              <w:noProof/>
            </w:rPr>
          </w:pPr>
          <w:hyperlink w:anchor="_Toc240633621" w:history="1">
            <w:r w:rsidR="00AD13D9" w:rsidRPr="004A703A">
              <w:rPr>
                <w:rStyle w:val="Hyperlink"/>
                <w:noProof/>
              </w:rPr>
              <w:t>2.5.8. So sánh baseline và phương pháp đề xuất</w:t>
            </w:r>
            <w:r w:rsidR="00AD13D9">
              <w:rPr>
                <w:noProof/>
                <w:webHidden/>
              </w:rPr>
              <w:tab/>
            </w:r>
            <w:r w:rsidR="00AD13D9">
              <w:rPr>
                <w:noProof/>
                <w:webHidden/>
              </w:rPr>
              <w:fldChar w:fldCharType="begin"/>
            </w:r>
            <w:r w:rsidR="00AD13D9">
              <w:rPr>
                <w:noProof/>
                <w:webHidden/>
              </w:rPr>
              <w:instrText xml:space="preserve"> PAGEREF _Toc240633621 \h </w:instrText>
            </w:r>
            <w:r w:rsidR="00AD13D9">
              <w:rPr>
                <w:noProof/>
                <w:webHidden/>
              </w:rPr>
            </w:r>
            <w:r w:rsidR="00AD13D9">
              <w:rPr>
                <w:noProof/>
                <w:webHidden/>
              </w:rPr>
              <w:fldChar w:fldCharType="separate"/>
            </w:r>
            <w:r w:rsidR="001F208E">
              <w:rPr>
                <w:noProof/>
                <w:webHidden/>
              </w:rPr>
              <w:t>41</w:t>
            </w:r>
            <w:r w:rsidR="00AD13D9">
              <w:rPr>
                <w:noProof/>
                <w:webHidden/>
              </w:rPr>
              <w:fldChar w:fldCharType="end"/>
            </w:r>
          </w:hyperlink>
        </w:p>
        <w:p w14:paraId="4D459B64" w14:textId="26898FA0" w:rsidR="00AD13D9" w:rsidRDefault="005711A4">
          <w:pPr>
            <w:pStyle w:val="TOC2"/>
            <w:tabs>
              <w:tab w:val="right" w:leader="dot" w:pos="9207"/>
            </w:tabs>
            <w:rPr>
              <w:noProof/>
            </w:rPr>
          </w:pPr>
          <w:hyperlink w:anchor="_Toc240633622" w:history="1">
            <w:r w:rsidR="00AD13D9" w:rsidRPr="004A703A">
              <w:rPr>
                <w:rStyle w:val="Hyperlink"/>
                <w:noProof/>
              </w:rPr>
              <w:t>2.6. Triển khai hệ thống</w:t>
            </w:r>
            <w:r w:rsidR="00AD13D9">
              <w:rPr>
                <w:noProof/>
                <w:webHidden/>
              </w:rPr>
              <w:tab/>
            </w:r>
            <w:r w:rsidR="00AD13D9">
              <w:rPr>
                <w:noProof/>
                <w:webHidden/>
              </w:rPr>
              <w:fldChar w:fldCharType="begin"/>
            </w:r>
            <w:r w:rsidR="00AD13D9">
              <w:rPr>
                <w:noProof/>
                <w:webHidden/>
              </w:rPr>
              <w:instrText xml:space="preserve"> PAGEREF _Toc240633622 \h </w:instrText>
            </w:r>
            <w:r w:rsidR="00AD13D9">
              <w:rPr>
                <w:noProof/>
                <w:webHidden/>
              </w:rPr>
            </w:r>
            <w:r w:rsidR="00AD13D9">
              <w:rPr>
                <w:noProof/>
                <w:webHidden/>
              </w:rPr>
              <w:fldChar w:fldCharType="separate"/>
            </w:r>
            <w:r w:rsidR="001F208E">
              <w:rPr>
                <w:noProof/>
                <w:webHidden/>
              </w:rPr>
              <w:t>41</w:t>
            </w:r>
            <w:r w:rsidR="00AD13D9">
              <w:rPr>
                <w:noProof/>
                <w:webHidden/>
              </w:rPr>
              <w:fldChar w:fldCharType="end"/>
            </w:r>
          </w:hyperlink>
        </w:p>
        <w:p w14:paraId="02673A00" w14:textId="6BBBB9FA" w:rsidR="00AD13D9" w:rsidRDefault="005711A4">
          <w:pPr>
            <w:pStyle w:val="TOC3"/>
            <w:tabs>
              <w:tab w:val="right" w:leader="dot" w:pos="9207"/>
            </w:tabs>
            <w:rPr>
              <w:noProof/>
            </w:rPr>
          </w:pPr>
          <w:hyperlink w:anchor="_Toc240633623" w:history="1">
            <w:r w:rsidR="00AD13D9" w:rsidRPr="004A703A">
              <w:rPr>
                <w:rStyle w:val="Hyperlink"/>
                <w:noProof/>
              </w:rPr>
              <w:t>2.6.1. Môi trường triển khai</w:t>
            </w:r>
            <w:r w:rsidR="00AD13D9">
              <w:rPr>
                <w:noProof/>
                <w:webHidden/>
              </w:rPr>
              <w:tab/>
            </w:r>
            <w:r w:rsidR="00AD13D9">
              <w:rPr>
                <w:noProof/>
                <w:webHidden/>
              </w:rPr>
              <w:fldChar w:fldCharType="begin"/>
            </w:r>
            <w:r w:rsidR="00AD13D9">
              <w:rPr>
                <w:noProof/>
                <w:webHidden/>
              </w:rPr>
              <w:instrText xml:space="preserve"> PAGEREF _Toc240633623 \h </w:instrText>
            </w:r>
            <w:r w:rsidR="00AD13D9">
              <w:rPr>
                <w:noProof/>
                <w:webHidden/>
              </w:rPr>
            </w:r>
            <w:r w:rsidR="00AD13D9">
              <w:rPr>
                <w:noProof/>
                <w:webHidden/>
              </w:rPr>
              <w:fldChar w:fldCharType="separate"/>
            </w:r>
            <w:r w:rsidR="001F208E">
              <w:rPr>
                <w:noProof/>
                <w:webHidden/>
              </w:rPr>
              <w:t>41</w:t>
            </w:r>
            <w:r w:rsidR="00AD13D9">
              <w:rPr>
                <w:noProof/>
                <w:webHidden/>
              </w:rPr>
              <w:fldChar w:fldCharType="end"/>
            </w:r>
          </w:hyperlink>
        </w:p>
        <w:p w14:paraId="4D28D057" w14:textId="2B1DE0EF" w:rsidR="00AD13D9" w:rsidRDefault="005711A4">
          <w:pPr>
            <w:pStyle w:val="TOC3"/>
            <w:tabs>
              <w:tab w:val="right" w:leader="dot" w:pos="9207"/>
            </w:tabs>
            <w:rPr>
              <w:noProof/>
            </w:rPr>
          </w:pPr>
          <w:hyperlink w:anchor="_Toc240633624" w:history="1">
            <w:r w:rsidR="00AD13D9" w:rsidRPr="004A703A">
              <w:rPr>
                <w:rStyle w:val="Hyperlink"/>
                <w:noProof/>
              </w:rPr>
              <w:t>2.6.2. Triển khai mô-đun tiền xử lý</w:t>
            </w:r>
            <w:r w:rsidR="00AD13D9">
              <w:rPr>
                <w:noProof/>
                <w:webHidden/>
              </w:rPr>
              <w:tab/>
            </w:r>
            <w:r w:rsidR="00AD13D9">
              <w:rPr>
                <w:noProof/>
                <w:webHidden/>
              </w:rPr>
              <w:fldChar w:fldCharType="begin"/>
            </w:r>
            <w:r w:rsidR="00AD13D9">
              <w:rPr>
                <w:noProof/>
                <w:webHidden/>
              </w:rPr>
              <w:instrText xml:space="preserve"> PAGEREF _Toc240633624 \h </w:instrText>
            </w:r>
            <w:r w:rsidR="00AD13D9">
              <w:rPr>
                <w:noProof/>
                <w:webHidden/>
              </w:rPr>
            </w:r>
            <w:r w:rsidR="00AD13D9">
              <w:rPr>
                <w:noProof/>
                <w:webHidden/>
              </w:rPr>
              <w:fldChar w:fldCharType="separate"/>
            </w:r>
            <w:r w:rsidR="001F208E">
              <w:rPr>
                <w:noProof/>
                <w:webHidden/>
              </w:rPr>
              <w:t>42</w:t>
            </w:r>
            <w:r w:rsidR="00AD13D9">
              <w:rPr>
                <w:noProof/>
                <w:webHidden/>
              </w:rPr>
              <w:fldChar w:fldCharType="end"/>
            </w:r>
          </w:hyperlink>
        </w:p>
        <w:p w14:paraId="31CD783E" w14:textId="3B52AB0C" w:rsidR="00AD13D9" w:rsidRDefault="005711A4">
          <w:pPr>
            <w:pStyle w:val="TOC3"/>
            <w:tabs>
              <w:tab w:val="right" w:leader="dot" w:pos="9207"/>
            </w:tabs>
            <w:rPr>
              <w:noProof/>
            </w:rPr>
          </w:pPr>
          <w:hyperlink w:anchor="_Toc240633625" w:history="1">
            <w:r w:rsidR="00AD13D9" w:rsidRPr="004A703A">
              <w:rPr>
                <w:rStyle w:val="Hyperlink"/>
                <w:noProof/>
              </w:rPr>
              <w:t>2.6.3. Triển khai mô-đun tạo Protective Perturbation</w:t>
            </w:r>
            <w:r w:rsidR="00AD13D9">
              <w:rPr>
                <w:noProof/>
                <w:webHidden/>
              </w:rPr>
              <w:tab/>
            </w:r>
            <w:r w:rsidR="00AD13D9">
              <w:rPr>
                <w:noProof/>
                <w:webHidden/>
              </w:rPr>
              <w:fldChar w:fldCharType="begin"/>
            </w:r>
            <w:r w:rsidR="00AD13D9">
              <w:rPr>
                <w:noProof/>
                <w:webHidden/>
              </w:rPr>
              <w:instrText xml:space="preserve"> PAGEREF _Toc240633625 \h </w:instrText>
            </w:r>
            <w:r w:rsidR="00AD13D9">
              <w:rPr>
                <w:noProof/>
                <w:webHidden/>
              </w:rPr>
            </w:r>
            <w:r w:rsidR="00AD13D9">
              <w:rPr>
                <w:noProof/>
                <w:webHidden/>
              </w:rPr>
              <w:fldChar w:fldCharType="separate"/>
            </w:r>
            <w:r w:rsidR="001F208E">
              <w:rPr>
                <w:noProof/>
                <w:webHidden/>
              </w:rPr>
              <w:t>43</w:t>
            </w:r>
            <w:r w:rsidR="00AD13D9">
              <w:rPr>
                <w:noProof/>
                <w:webHidden/>
              </w:rPr>
              <w:fldChar w:fldCharType="end"/>
            </w:r>
          </w:hyperlink>
        </w:p>
        <w:p w14:paraId="328ABCD0" w14:textId="4AD3827D" w:rsidR="00AD13D9" w:rsidRDefault="005711A4">
          <w:pPr>
            <w:pStyle w:val="TOC3"/>
            <w:tabs>
              <w:tab w:val="right" w:leader="dot" w:pos="9207"/>
            </w:tabs>
            <w:rPr>
              <w:noProof/>
            </w:rPr>
          </w:pPr>
          <w:hyperlink w:anchor="_Toc240633626" w:history="1">
            <w:r w:rsidR="00AD13D9" w:rsidRPr="004A703A">
              <w:rPr>
                <w:rStyle w:val="Hyperlink"/>
                <w:noProof/>
              </w:rPr>
              <w:t>2.6.4. Triển khai mô-đun JPEG</w:t>
            </w:r>
            <w:r w:rsidR="00AD13D9">
              <w:rPr>
                <w:noProof/>
                <w:webHidden/>
              </w:rPr>
              <w:tab/>
            </w:r>
            <w:r w:rsidR="00AD13D9">
              <w:rPr>
                <w:noProof/>
                <w:webHidden/>
              </w:rPr>
              <w:fldChar w:fldCharType="begin"/>
            </w:r>
            <w:r w:rsidR="00AD13D9">
              <w:rPr>
                <w:noProof/>
                <w:webHidden/>
              </w:rPr>
              <w:instrText xml:space="preserve"> PAGEREF _Toc240633626 \h </w:instrText>
            </w:r>
            <w:r w:rsidR="00AD13D9">
              <w:rPr>
                <w:noProof/>
                <w:webHidden/>
              </w:rPr>
            </w:r>
            <w:r w:rsidR="00AD13D9">
              <w:rPr>
                <w:noProof/>
                <w:webHidden/>
              </w:rPr>
              <w:fldChar w:fldCharType="separate"/>
            </w:r>
            <w:r w:rsidR="001F208E">
              <w:rPr>
                <w:noProof/>
                <w:webHidden/>
              </w:rPr>
              <w:t>43</w:t>
            </w:r>
            <w:r w:rsidR="00AD13D9">
              <w:rPr>
                <w:noProof/>
                <w:webHidden/>
              </w:rPr>
              <w:fldChar w:fldCharType="end"/>
            </w:r>
          </w:hyperlink>
        </w:p>
        <w:p w14:paraId="0F7A4CAF" w14:textId="08BEB2B0" w:rsidR="00AD13D9" w:rsidRDefault="005711A4">
          <w:pPr>
            <w:pStyle w:val="TOC3"/>
            <w:tabs>
              <w:tab w:val="right" w:leader="dot" w:pos="9207"/>
            </w:tabs>
            <w:rPr>
              <w:noProof/>
            </w:rPr>
          </w:pPr>
          <w:hyperlink w:anchor="_Toc240633627" w:history="1">
            <w:r w:rsidR="00AD13D9" w:rsidRPr="004A703A">
              <w:rPr>
                <w:rStyle w:val="Hyperlink"/>
                <w:noProof/>
              </w:rPr>
              <w:t>2.6.5. Triển khai mô-đun DreamBooth</w:t>
            </w:r>
            <w:r w:rsidR="00AD13D9">
              <w:rPr>
                <w:noProof/>
                <w:webHidden/>
              </w:rPr>
              <w:tab/>
            </w:r>
            <w:r w:rsidR="00AD13D9">
              <w:rPr>
                <w:noProof/>
                <w:webHidden/>
              </w:rPr>
              <w:fldChar w:fldCharType="begin"/>
            </w:r>
            <w:r w:rsidR="00AD13D9">
              <w:rPr>
                <w:noProof/>
                <w:webHidden/>
              </w:rPr>
              <w:instrText xml:space="preserve"> PAGEREF _Toc240633627 \h </w:instrText>
            </w:r>
            <w:r w:rsidR="00AD13D9">
              <w:rPr>
                <w:noProof/>
                <w:webHidden/>
              </w:rPr>
            </w:r>
            <w:r w:rsidR="00AD13D9">
              <w:rPr>
                <w:noProof/>
                <w:webHidden/>
              </w:rPr>
              <w:fldChar w:fldCharType="separate"/>
            </w:r>
            <w:r w:rsidR="001F208E">
              <w:rPr>
                <w:noProof/>
                <w:webHidden/>
              </w:rPr>
              <w:t>43</w:t>
            </w:r>
            <w:r w:rsidR="00AD13D9">
              <w:rPr>
                <w:noProof/>
                <w:webHidden/>
              </w:rPr>
              <w:fldChar w:fldCharType="end"/>
            </w:r>
          </w:hyperlink>
        </w:p>
        <w:p w14:paraId="61DC963C" w14:textId="39A9242A" w:rsidR="00AD13D9" w:rsidRDefault="005711A4">
          <w:pPr>
            <w:pStyle w:val="TOC3"/>
            <w:tabs>
              <w:tab w:val="right" w:leader="dot" w:pos="9207"/>
            </w:tabs>
            <w:rPr>
              <w:noProof/>
            </w:rPr>
          </w:pPr>
          <w:hyperlink w:anchor="_Toc240633628" w:history="1">
            <w:r w:rsidR="00AD13D9" w:rsidRPr="004A703A">
              <w:rPr>
                <w:rStyle w:val="Hyperlink"/>
                <w:noProof/>
              </w:rPr>
              <w:t>2.6.6. Triển khai mô-đun đánh giá</w:t>
            </w:r>
            <w:r w:rsidR="00AD13D9">
              <w:rPr>
                <w:noProof/>
                <w:webHidden/>
              </w:rPr>
              <w:tab/>
            </w:r>
            <w:r w:rsidR="00AD13D9">
              <w:rPr>
                <w:noProof/>
                <w:webHidden/>
              </w:rPr>
              <w:fldChar w:fldCharType="begin"/>
            </w:r>
            <w:r w:rsidR="00AD13D9">
              <w:rPr>
                <w:noProof/>
                <w:webHidden/>
              </w:rPr>
              <w:instrText xml:space="preserve"> PAGEREF _Toc240633628 \h </w:instrText>
            </w:r>
            <w:r w:rsidR="00AD13D9">
              <w:rPr>
                <w:noProof/>
                <w:webHidden/>
              </w:rPr>
            </w:r>
            <w:r w:rsidR="00AD13D9">
              <w:rPr>
                <w:noProof/>
                <w:webHidden/>
              </w:rPr>
              <w:fldChar w:fldCharType="separate"/>
            </w:r>
            <w:r w:rsidR="001F208E">
              <w:rPr>
                <w:noProof/>
                <w:webHidden/>
              </w:rPr>
              <w:t>44</w:t>
            </w:r>
            <w:r w:rsidR="00AD13D9">
              <w:rPr>
                <w:noProof/>
                <w:webHidden/>
              </w:rPr>
              <w:fldChar w:fldCharType="end"/>
            </w:r>
          </w:hyperlink>
        </w:p>
        <w:p w14:paraId="667C72A2" w14:textId="48ADD3B9" w:rsidR="00AD13D9" w:rsidRDefault="005711A4">
          <w:pPr>
            <w:pStyle w:val="TOC3"/>
            <w:tabs>
              <w:tab w:val="right" w:leader="dot" w:pos="9207"/>
            </w:tabs>
            <w:rPr>
              <w:noProof/>
            </w:rPr>
          </w:pPr>
          <w:hyperlink w:anchor="_Toc240633629" w:history="1">
            <w:r w:rsidR="00AD13D9" w:rsidRPr="004A703A">
              <w:rPr>
                <w:rStyle w:val="Hyperlink"/>
                <w:noProof/>
              </w:rPr>
              <w:t>2.6.7. Quy trình triển khai tổng thể</w:t>
            </w:r>
            <w:r w:rsidR="00AD13D9">
              <w:rPr>
                <w:noProof/>
                <w:webHidden/>
              </w:rPr>
              <w:tab/>
            </w:r>
            <w:r w:rsidR="00AD13D9">
              <w:rPr>
                <w:noProof/>
                <w:webHidden/>
              </w:rPr>
              <w:fldChar w:fldCharType="begin"/>
            </w:r>
            <w:r w:rsidR="00AD13D9">
              <w:rPr>
                <w:noProof/>
                <w:webHidden/>
              </w:rPr>
              <w:instrText xml:space="preserve"> PAGEREF _Toc240633629 \h </w:instrText>
            </w:r>
            <w:r w:rsidR="00AD13D9">
              <w:rPr>
                <w:noProof/>
                <w:webHidden/>
              </w:rPr>
            </w:r>
            <w:r w:rsidR="00AD13D9">
              <w:rPr>
                <w:noProof/>
                <w:webHidden/>
              </w:rPr>
              <w:fldChar w:fldCharType="separate"/>
            </w:r>
            <w:r w:rsidR="001F208E">
              <w:rPr>
                <w:noProof/>
                <w:webHidden/>
              </w:rPr>
              <w:t>44</w:t>
            </w:r>
            <w:r w:rsidR="00AD13D9">
              <w:rPr>
                <w:noProof/>
                <w:webHidden/>
              </w:rPr>
              <w:fldChar w:fldCharType="end"/>
            </w:r>
          </w:hyperlink>
        </w:p>
        <w:p w14:paraId="4F468DD6" w14:textId="4E840B30" w:rsidR="00AD13D9" w:rsidRDefault="005711A4">
          <w:pPr>
            <w:pStyle w:val="TOC1"/>
            <w:tabs>
              <w:tab w:val="right" w:leader="dot" w:pos="9207"/>
            </w:tabs>
            <w:rPr>
              <w:noProof/>
            </w:rPr>
          </w:pPr>
          <w:hyperlink w:anchor="_Toc240633630" w:history="1">
            <w:r w:rsidR="00AD13D9" w:rsidRPr="004A703A">
              <w:rPr>
                <w:rStyle w:val="Hyperlink"/>
                <w:noProof/>
              </w:rPr>
              <w:t>Bibliography</w:t>
            </w:r>
            <w:r w:rsidR="00AD13D9">
              <w:rPr>
                <w:noProof/>
                <w:webHidden/>
              </w:rPr>
              <w:tab/>
            </w:r>
            <w:r w:rsidR="00AD13D9">
              <w:rPr>
                <w:noProof/>
                <w:webHidden/>
              </w:rPr>
              <w:fldChar w:fldCharType="begin"/>
            </w:r>
            <w:r w:rsidR="00AD13D9">
              <w:rPr>
                <w:noProof/>
                <w:webHidden/>
              </w:rPr>
              <w:instrText xml:space="preserve"> PAGEREF _Toc240633630 \h </w:instrText>
            </w:r>
            <w:r w:rsidR="00AD13D9">
              <w:rPr>
                <w:noProof/>
                <w:webHidden/>
              </w:rPr>
            </w:r>
            <w:r w:rsidR="00AD13D9">
              <w:rPr>
                <w:noProof/>
                <w:webHidden/>
              </w:rPr>
              <w:fldChar w:fldCharType="separate"/>
            </w:r>
            <w:r w:rsidR="001F208E">
              <w:rPr>
                <w:noProof/>
                <w:webHidden/>
              </w:rPr>
              <w:t>46</w:t>
            </w:r>
            <w:r w:rsidR="00AD13D9">
              <w:rPr>
                <w:noProof/>
                <w:webHidden/>
              </w:rPr>
              <w:fldChar w:fldCharType="end"/>
            </w:r>
          </w:hyperlink>
        </w:p>
        <w:p w14:paraId="5D7AC5D5" w14:textId="60BC348A" w:rsidR="00885E03" w:rsidRDefault="00356187">
          <w:pPr>
            <w:widowControl w:val="0"/>
            <w:tabs>
              <w:tab w:val="right" w:leader="dot" w:pos="12000"/>
            </w:tabs>
            <w:spacing w:before="60" w:after="0" w:line="240" w:lineRule="auto"/>
            <w:ind w:left="360" w:firstLine="0"/>
            <w:rPr>
              <w:color w:val="000000"/>
            </w:rPr>
          </w:pPr>
          <w:r>
            <w:fldChar w:fldCharType="end"/>
          </w:r>
        </w:p>
      </w:sdtContent>
    </w:sdt>
    <w:p w14:paraId="4A0458EA" w14:textId="77777777" w:rsidR="00885E03" w:rsidRDefault="00885E03">
      <w:pPr>
        <w:widowControl w:val="0"/>
        <w:spacing w:before="59" w:after="80" w:line="240" w:lineRule="auto"/>
        <w:ind w:firstLine="0"/>
        <w:jc w:val="both"/>
        <w:rPr>
          <w:b/>
          <w:bCs/>
        </w:rPr>
      </w:pPr>
    </w:p>
    <w:p w14:paraId="23D3EF5D" w14:textId="77777777" w:rsidR="00885E03" w:rsidRDefault="006E7A58">
      <w:pPr>
        <w:ind w:firstLine="0"/>
      </w:pPr>
      <w:r>
        <w:br w:type="page"/>
      </w:r>
    </w:p>
    <w:p w14:paraId="14927AE9" w14:textId="77777777" w:rsidR="00885E03" w:rsidRDefault="006E7A58">
      <w:pPr>
        <w:pStyle w:val="Heading1"/>
      </w:pPr>
      <w:bookmarkStart w:id="0" w:name="_Toc240633556"/>
      <w:r>
        <w:lastRenderedPageBreak/>
        <w:t>PHẦN MỞ ĐẦU</w:t>
      </w:r>
      <w:bookmarkEnd w:id="0"/>
    </w:p>
    <w:p w14:paraId="5281F1FE" w14:textId="6D2AB10D" w:rsidR="00885E03" w:rsidRPr="001239AF" w:rsidRDefault="006E7A58">
      <w:pPr>
        <w:pStyle w:val="Heading2"/>
        <w:keepNext w:val="0"/>
        <w:keepLines w:val="0"/>
        <w:spacing w:after="80"/>
        <w:jc w:val="left"/>
        <w:rPr>
          <w:lang w:val="en-US"/>
        </w:rPr>
      </w:pPr>
      <w:bookmarkStart w:id="1" w:name="_Toc240633557"/>
      <w:r>
        <w:t>1. Lý do chọn đề tài</w:t>
      </w:r>
      <w:bookmarkEnd w:id="1"/>
    </w:p>
    <w:p w14:paraId="5E2D83B3" w14:textId="77777777" w:rsidR="00885E03" w:rsidRDefault="006E7A58">
      <w:pPr>
        <w:spacing w:before="240"/>
        <w:ind w:firstLine="0"/>
      </w:pPr>
      <w:r>
        <w:t>Trong những năm gần đây, Trí tuệ Nhân tạo sinh (Generative AI), đặc biệt là các mô hình sinh ảnh từ văn bản (Text-to-Image Generation Models), đã có những bước phát triển nhanh chóng. Các mô hình dựa trên kiến trúc khuếch tán (Diffusion Models) có khả năng tạo ra hình ảnh có chất lượng cao từ các mô tả bằng ngôn ngữ tự nhiên. Bên cạnh đó, các kỹ thuật cá nhân hóa mô hình như DreamBooth cho phép một mô hình sinh ảnh học và tái tạo đặc điểm của một chủ thể cụ thể chỉ từ một số lượng nhỏ hình ảnh tham chiếu.</w:t>
      </w:r>
    </w:p>
    <w:p w14:paraId="13224F7C" w14:textId="77777777" w:rsidR="00885E03" w:rsidRDefault="006E7A58">
      <w:pPr>
        <w:spacing w:before="240"/>
        <w:ind w:firstLine="0"/>
      </w:pPr>
      <w:r>
        <w:t>Khả năng cá nhân hóa này mang lại nhiều ứng dụng hữu ích, tuy nhiên cũng làm phát sinh những vấn đề liên quan đến quyền riêng tư và quyền sử dụng dữ liệu hình ảnh. Trong thực tế, hình ảnh chân dung cá nhân hoặc các tác phẩm được công khai trên Internet có thể bị thu thập mà không có sự đồng ý của chủ sở hữu, sau đó được sử dụng làm dữ liệu để fine-tune hoặc cá nhân hóa mô hình sinh ảnh. Khi mô hình đã học được đặc trưng của chủ thể từ các hình ảnh thu thập được, nó có thể tạo ra những hình ảnh mới mô phỏng chủ thể trong nhiều bối cảnh khác nhau. Điều này đặt ra nhu cầu nghiên cứu các biện pháp giúp người dùng chủ động bảo vệ dữ liệu hình ảnh trước khi công khai.</w:t>
      </w:r>
    </w:p>
    <w:p w14:paraId="264FF947" w14:textId="77777777" w:rsidR="00885E03" w:rsidRDefault="006E7A58">
      <w:pPr>
        <w:spacing w:before="240"/>
        <w:ind w:firstLine="0"/>
      </w:pPr>
      <w:r>
        <w:t>Một trong những hướng tiếp cận được quan tâm là sử dụng nhiễu đối kháng bảo vệ (Protective Perturbation). Theo hướng tiếp cận này, một lượng nhiễu được chủ động thêm vào ảnh trước khi ảnh được công khai. Lớp nhiễu được thiết kế sao cho ảnh sau khi bảo vệ vẫn duy trì chất lượng thị giác phù hợp đối với người quan sát, nhưng có khả năng gây ảnh hưởng đến quá trình học của mô hình nếu ảnh bị thu thập và sử dụng làm dữ liệu huấn luyện. Các nghiên cứu như Anti-DreamBooth và MetaCloak đã cho thấy tiềm năng của Protective Perturbation trong việc hạn chế khả năng cá nhân hóa trái phép mô hình sinh ảnh.</w:t>
      </w:r>
    </w:p>
    <w:p w14:paraId="651AD93B" w14:textId="77777777" w:rsidR="00885E03" w:rsidRDefault="006E7A58">
      <w:pPr>
        <w:spacing w:before="240"/>
        <w:ind w:firstLine="0"/>
      </w:pPr>
      <w:r>
        <w:t xml:space="preserve">Tuy nhiên, một trong những vấn đề quan trọng đối với khả năng ứng dụng thực tế của Protective Perturbation là </w:t>
      </w:r>
      <w:r>
        <w:rPr>
          <w:b/>
          <w:bCs/>
        </w:rPr>
        <w:t>độ bền vững trước các phép biến đổi dữ liệu</w:t>
      </w:r>
      <w:r>
        <w:t>. Ảnh sau khi được công khai trên Internet không phải lúc nào cũng được giữ nguyên như dữ liệu ban đầu. Trong quá trình lưu trữ, truyền tải, tải lên hoặc tải xuống từ các nền tảng trực tuyến, ảnh có thể bị nén hoặc mã hóa lại nhằm giảm dung lượng dữ liệu.</w:t>
      </w:r>
    </w:p>
    <w:p w14:paraId="520C8E5D" w14:textId="77777777" w:rsidR="00885E03" w:rsidRDefault="006E7A58">
      <w:pPr>
        <w:spacing w:before="240"/>
        <w:ind w:firstLine="0"/>
      </w:pPr>
      <w:r>
        <w:t xml:space="preserve">JPEG là một trong những phương pháp nén ảnh mất dữ liệu được sử dụng phổ biến. Trong quá trình nén JPEG, một phần thông tin của ảnh bị loại bỏ nhằm giảm kích thước tệp. Đối với Protective Perturbation, quá trình này có thể làm suy giảm hoặc loại bỏ một phần tín hiệu nhiễu được thêm vào ảnh. Do đó, một lớp bảo vệ hoạt động hiệu quả trên </w:t>
      </w:r>
      <w:r>
        <w:lastRenderedPageBreak/>
        <w:t>ảnh ban đầu chưa chắc duy trì được hiệu quả tương đương sau khi ảnh trải qua nén JPEG.</w:t>
      </w:r>
    </w:p>
    <w:p w14:paraId="46BE6F22" w14:textId="77777777" w:rsidR="00885E03" w:rsidRDefault="006E7A58">
      <w:pPr>
        <w:spacing w:before="240"/>
        <w:ind w:firstLine="0"/>
      </w:pPr>
      <w:r>
        <w:t>Vấn đề này tạo ra khoảng cách giữa hiệu quả của Protective Perturbation trong điều kiện thực nghiệm lý tưởng và khả năng ứng dụng trong môi trường thực tế. Nếu lớp bảo vệ dễ dàng bị suy giảm chỉ sau một phép nén ảnh phổ biến, khả năng bảo vệ dữ liệu khi ảnh được chia sẻ trên Internet sẽ bị hạn chế. Vì vậy, bên cạnh việc tạo ra perturbation có khả năng gây ảnh hưởng đến quá trình học của mô hình, cần nghiên cứu khả năng duy trì tác dụng của perturbation sau khi dữ liệu trải qua nén JPEG.</w:t>
      </w:r>
    </w:p>
    <w:p w14:paraId="12BA5408" w14:textId="77777777" w:rsidR="00885E03" w:rsidRDefault="006E7A58">
      <w:pPr>
        <w:spacing w:before="240"/>
        <w:ind w:firstLine="0"/>
      </w:pPr>
      <w:r>
        <w:t>Một hướng tiếp cận phù hợp là đưa ảnh hưởng của JPEG vào ngay trong quá trình tạo Protective Perturbation. Thay vì tối ưu perturbation trên ảnh ban đầu rồi mới kiểm tra khả năng chống chịu sau nén, phép biến đổi JPEG có thể được mô phỏng trong quá trình tối ưu. Qua đó, thuật toán có thể hướng tới những perturbation có khả năng duy trì hiệu quả tốt hơn sau khi ảnh bị nén.</w:t>
      </w:r>
    </w:p>
    <w:p w14:paraId="113660DF" w14:textId="77777777" w:rsidR="00885E03" w:rsidRDefault="006E7A58">
      <w:pPr>
        <w:spacing w:before="240"/>
        <w:ind w:firstLine="0"/>
      </w:pPr>
      <w:r>
        <w:t xml:space="preserve">Xuất phát từ những vấn đề trên, đề tài </w:t>
      </w:r>
      <w:r>
        <w:rPr>
          <w:b/>
          <w:bCs/>
        </w:rPr>
        <w:t>“Xây dựng phương pháp bảo vệ ảnh nhằm hạn chế bị thu thập và sử dụng trái phép để huấn luyện mô hình AI”</w:t>
      </w:r>
      <w:r>
        <w:t xml:space="preserve"> được thực hiện nhằm nghiên cứu ảnh hưởng của nén JPEG đối với Protective Perturbation và xây dựng phương pháp tạo nhiễu có khả năng thích ứng tốt hơn với quá trình nén. Đề tài đồng thời đánh giá sự đánh đổi giữa hiệu quả bảo vệ, độ bền vững trước JPEG và chất lượng thị giác của ảnh, hướng tới nâng cao khả năng ứng dụng của Protective Perturbation trong điều kiện xử lý dữ liệu gần với thực tế.</w:t>
      </w:r>
    </w:p>
    <w:p w14:paraId="6E2EF3B2" w14:textId="77777777" w:rsidR="00885E03" w:rsidRDefault="006E7A58">
      <w:pPr>
        <w:pStyle w:val="Heading2"/>
      </w:pPr>
      <w:bookmarkStart w:id="2" w:name="_ifcawq9z6im" w:colFirst="0" w:colLast="0"/>
      <w:bookmarkStart w:id="3" w:name="_Toc240633558"/>
      <w:bookmarkEnd w:id="2"/>
      <w:r>
        <w:t>2. Mục tiêu nghiên cứu</w:t>
      </w:r>
      <w:bookmarkEnd w:id="3"/>
    </w:p>
    <w:p w14:paraId="1A47E5B5" w14:textId="77777777" w:rsidR="00885E03" w:rsidRDefault="006E7A58">
      <w:pPr>
        <w:pStyle w:val="Heading3"/>
        <w:keepNext w:val="0"/>
        <w:keepLines w:val="0"/>
        <w:spacing w:before="280"/>
        <w:ind w:firstLine="0"/>
        <w:jc w:val="left"/>
        <w:rPr>
          <w:sz w:val="26"/>
          <w:szCs w:val="26"/>
        </w:rPr>
      </w:pPr>
      <w:bookmarkStart w:id="4" w:name="_3tt5d4j9x13f" w:colFirst="0" w:colLast="0"/>
      <w:bookmarkStart w:id="5" w:name="_Toc240633559"/>
      <w:bookmarkEnd w:id="4"/>
      <w:r>
        <w:rPr>
          <w:sz w:val="26"/>
          <w:szCs w:val="26"/>
        </w:rPr>
        <w:t>Mục tiêu tổng quát</w:t>
      </w:r>
      <w:bookmarkEnd w:id="5"/>
    </w:p>
    <w:p w14:paraId="534415E9" w14:textId="77777777" w:rsidR="00885E03" w:rsidRDefault="006E7A58">
      <w:pPr>
        <w:spacing w:before="240"/>
        <w:ind w:firstLine="0"/>
      </w:pPr>
      <w:r>
        <w:t>Đề tài hướng tới nghiên cứu và xây dựng phương pháp bảo vệ hình ảnh bằng nhiễu đối kháng bảo vệ (Protective Perturbation) có khả năng duy trì hiệu quả sau quá trình nén JPEG, qua đó góp phần hạn chế nguy cơ hình ảnh công khai bị thu thập và sử dụng trái phép để cá nhân hóa mô hình sinh ảnh.</w:t>
      </w:r>
    </w:p>
    <w:p w14:paraId="76097E95" w14:textId="77777777" w:rsidR="00885E03" w:rsidRDefault="006E7A58">
      <w:pPr>
        <w:pStyle w:val="Heading3"/>
        <w:keepNext w:val="0"/>
        <w:keepLines w:val="0"/>
        <w:spacing w:before="280"/>
        <w:ind w:firstLine="0"/>
        <w:jc w:val="left"/>
        <w:rPr>
          <w:sz w:val="26"/>
          <w:szCs w:val="26"/>
        </w:rPr>
      </w:pPr>
      <w:bookmarkStart w:id="6" w:name="_ollfk4bc2maw" w:colFirst="0" w:colLast="0"/>
      <w:bookmarkStart w:id="7" w:name="_Toc240633560"/>
      <w:bookmarkEnd w:id="6"/>
      <w:r>
        <w:rPr>
          <w:sz w:val="26"/>
          <w:szCs w:val="26"/>
        </w:rPr>
        <w:t>Mục tiêu cụ thể</w:t>
      </w:r>
      <w:bookmarkEnd w:id="7"/>
    </w:p>
    <w:p w14:paraId="654A0C65" w14:textId="77777777" w:rsidR="00885E03" w:rsidRDefault="006E7A58">
      <w:pPr>
        <w:numPr>
          <w:ilvl w:val="0"/>
          <w:numId w:val="16"/>
        </w:numPr>
        <w:spacing w:before="240" w:after="0"/>
      </w:pPr>
      <w:r>
        <w:t>Nghiên cứu cơ chế hoạt động của Protective Perturbation và ảnh hưởng của quá trình nén JPEG đến lớp nhiễu bảo vệ được thêm vào hình ảnh.</w:t>
      </w:r>
    </w:p>
    <w:p w14:paraId="64CA58AE" w14:textId="77777777" w:rsidR="00885E03" w:rsidRDefault="006E7A58">
      <w:pPr>
        <w:numPr>
          <w:ilvl w:val="0"/>
          <w:numId w:val="16"/>
        </w:numPr>
        <w:spacing w:after="0"/>
      </w:pPr>
      <w:r>
        <w:t>Xây dựng quy trình thực nghiệm nhằm đánh giá mức độ suy giảm của Protective Perturbation khi ảnh trải qua các mức nén JPEG khác nhau.</w:t>
      </w:r>
    </w:p>
    <w:p w14:paraId="41B8EAD2" w14:textId="77777777" w:rsidR="00885E03" w:rsidRDefault="006E7A58">
      <w:pPr>
        <w:numPr>
          <w:ilvl w:val="0"/>
          <w:numId w:val="16"/>
        </w:numPr>
        <w:spacing w:after="0"/>
      </w:pPr>
      <w:r>
        <w:t>Nghiên cứu phương pháp đưa phép nén JPEG vào quá trình tối ưu nhiễu, hướng tới tạo Protective Perturbation có khả năng duy trì hiệu quả tốt hơn sau nén.</w:t>
      </w:r>
    </w:p>
    <w:p w14:paraId="6E154B6F" w14:textId="77777777" w:rsidR="00885E03" w:rsidRDefault="006E7A58">
      <w:pPr>
        <w:numPr>
          <w:ilvl w:val="0"/>
          <w:numId w:val="16"/>
        </w:numPr>
        <w:spacing w:after="0"/>
      </w:pPr>
      <w:r>
        <w:lastRenderedPageBreak/>
        <w:t>Đánh giá sự đánh đổi giữa hiệu quả bảo vệ, độ bền vững trước nén JPEG và chất lượng thị giác của hình ảnh thông qua các chỉ số định lượng và kết quả thực nghiệm.</w:t>
      </w:r>
    </w:p>
    <w:p w14:paraId="41FBD6AA" w14:textId="77777777" w:rsidR="00885E03" w:rsidRDefault="006E7A58">
      <w:pPr>
        <w:numPr>
          <w:ilvl w:val="0"/>
          <w:numId w:val="16"/>
        </w:numPr>
      </w:pPr>
      <w:r>
        <w:t>So sánh phương pháp được xây dựng với phương pháp Protective Perturbation cơ sở để đánh giá mức độ cải thiện trong điều kiện ảnh chịu tác động của nén JPEG.</w:t>
      </w:r>
    </w:p>
    <w:p w14:paraId="7566FC9D" w14:textId="77777777" w:rsidR="00885E03" w:rsidRDefault="006E7A58">
      <w:pPr>
        <w:pStyle w:val="Heading2"/>
      </w:pPr>
      <w:bookmarkStart w:id="8" w:name="_14j3ajg1ezp1" w:colFirst="0" w:colLast="0"/>
      <w:bookmarkStart w:id="9" w:name="_Toc240633561"/>
      <w:bookmarkEnd w:id="8"/>
      <w:r>
        <w:t>3. Đối tượng và phạm vi nghiên cứu</w:t>
      </w:r>
      <w:bookmarkEnd w:id="9"/>
    </w:p>
    <w:p w14:paraId="0AF61078" w14:textId="77777777" w:rsidR="00885E03" w:rsidRDefault="006E7A58">
      <w:pPr>
        <w:pStyle w:val="Heading3"/>
        <w:keepNext w:val="0"/>
        <w:keepLines w:val="0"/>
        <w:spacing w:before="280"/>
        <w:ind w:firstLine="0"/>
        <w:jc w:val="left"/>
        <w:rPr>
          <w:sz w:val="26"/>
          <w:szCs w:val="26"/>
        </w:rPr>
      </w:pPr>
      <w:bookmarkStart w:id="10" w:name="_d1e2qiigd6hd" w:colFirst="0" w:colLast="0"/>
      <w:bookmarkStart w:id="11" w:name="_Toc240633562"/>
      <w:bookmarkEnd w:id="10"/>
      <w:r>
        <w:rPr>
          <w:sz w:val="26"/>
          <w:szCs w:val="26"/>
        </w:rPr>
        <w:t>Đối tượng nghiên cứu</w:t>
      </w:r>
      <w:bookmarkEnd w:id="11"/>
    </w:p>
    <w:p w14:paraId="1CE281C5" w14:textId="77777777" w:rsidR="00885E03" w:rsidRDefault="006E7A58">
      <w:pPr>
        <w:spacing w:before="240"/>
        <w:ind w:firstLine="0"/>
      </w:pPr>
      <w:r>
        <w:t>Đối tượng nghiên cứu của đề tài bao gồm các phương pháp tạo nhiễu đối kháng bảo vệ dữ liệu hình ảnh (Protective Perturbation), cơ chế nén ảnh JPEG và ảnh hưởng của nén mất dữ liệu đến nhiễu đối kháng, phương pháp mô phỏng JPEG trong quá trình tối ưu hóa, cùng kỹ thuật cá nhân hóa mô hình sinh ảnh từ văn bản.</w:t>
      </w:r>
    </w:p>
    <w:p w14:paraId="3899228E" w14:textId="77777777" w:rsidR="00885E03" w:rsidRDefault="006E7A58">
      <w:pPr>
        <w:pStyle w:val="Heading3"/>
        <w:keepNext w:val="0"/>
        <w:keepLines w:val="0"/>
        <w:spacing w:before="280"/>
        <w:ind w:firstLine="0"/>
        <w:jc w:val="left"/>
        <w:rPr>
          <w:sz w:val="26"/>
          <w:szCs w:val="26"/>
        </w:rPr>
      </w:pPr>
      <w:bookmarkStart w:id="12" w:name="_daov8skbvvyy" w:colFirst="0" w:colLast="0"/>
      <w:bookmarkStart w:id="13" w:name="_Toc240633563"/>
      <w:bookmarkEnd w:id="12"/>
      <w:r>
        <w:rPr>
          <w:sz w:val="26"/>
          <w:szCs w:val="26"/>
        </w:rPr>
        <w:t>Phạm vi nghiên cứu</w:t>
      </w:r>
      <w:bookmarkEnd w:id="13"/>
    </w:p>
    <w:p w14:paraId="65CF8012" w14:textId="77777777" w:rsidR="00885E03" w:rsidRDefault="006E7A58">
      <w:pPr>
        <w:spacing w:before="240"/>
        <w:ind w:firstLine="0"/>
      </w:pPr>
      <w:r>
        <w:t>Đề tài tập trung vào bài toán bảo vệ hình ảnh chân dung cá nhân trước nguy cơ bị thu thập và sử dụng trái phép để cá nhân hóa mô hình sinh ảnh.</w:t>
      </w:r>
    </w:p>
    <w:p w14:paraId="64710E40" w14:textId="77777777" w:rsidR="00885E03" w:rsidRDefault="006E7A58">
      <w:pPr>
        <w:spacing w:before="240"/>
        <w:ind w:firstLine="0"/>
      </w:pPr>
      <w:r>
        <w:t>Trong phạm vi thực nghiệm, đề tài tập trung khảo sát một mô hình sinh ảnh khuếch tán mã nguồn mở và kỹ thuật cá nhân hóa DreamBooth. JPEG compression được lựa chọn là phép biến đổi chính để đánh giá tính bền vững của Protective Perturbation.</w:t>
      </w:r>
    </w:p>
    <w:p w14:paraId="603C93AD" w14:textId="77777777" w:rsidR="00885E03" w:rsidRDefault="006E7A58">
      <w:pPr>
        <w:spacing w:before="240"/>
        <w:ind w:firstLine="0"/>
      </w:pPr>
      <w:r>
        <w:t>Các mức chất lượng JPEG khác nhau được sử dụng nhằm mô phỏng tình huống ảnh bị nén hoặc xử lý lại trong quá trình lưu trữ, chia sẻ và thu thập trên môi trường Internet.</w:t>
      </w:r>
    </w:p>
    <w:p w14:paraId="0EFA394E" w14:textId="77777777" w:rsidR="00885E03" w:rsidRDefault="006E7A58">
      <w:pPr>
        <w:spacing w:before="240"/>
        <w:ind w:firstLine="0"/>
      </w:pPr>
      <w:r>
        <w:t>Đề tài không tập trung giải quyết đồng thời các kỹ thuật loại bỏ nhiễu nâng cao dựa trên mô hình khuếch tán như DiffPure hoặc GrIDPure, cũng như bài toán chuyển giao giữa nhiều kiến trúc mô hình sinh ảnh khác nhau. Các nội dung này được xem là hướng mở rộng cho các nghiên cứu tiếp theo.</w:t>
      </w:r>
    </w:p>
    <w:p w14:paraId="30751691" w14:textId="77777777" w:rsidR="00885E03" w:rsidRDefault="006E7A58">
      <w:pPr>
        <w:pStyle w:val="Heading2"/>
      </w:pPr>
      <w:bookmarkStart w:id="14" w:name="_oz3u2e250hh" w:colFirst="0" w:colLast="0"/>
      <w:bookmarkStart w:id="15" w:name="_Toc240633564"/>
      <w:bookmarkEnd w:id="14"/>
      <w:r>
        <w:t>4. Phương pháp nghiên cứu</w:t>
      </w:r>
      <w:bookmarkEnd w:id="15"/>
    </w:p>
    <w:p w14:paraId="16EF791E" w14:textId="77777777" w:rsidR="00885E03" w:rsidRDefault="006E7A58">
      <w:pPr>
        <w:spacing w:before="240"/>
        <w:ind w:firstLine="0"/>
      </w:pPr>
      <w:r>
        <w:t>Đề tài kết hợp phương pháp nghiên cứu lý thuyết và phương pháp thực nghiệm.</w:t>
      </w:r>
    </w:p>
    <w:p w14:paraId="7C062F77" w14:textId="77777777" w:rsidR="00885E03" w:rsidRDefault="006E7A58">
      <w:pPr>
        <w:spacing w:before="240"/>
        <w:ind w:firstLine="0"/>
      </w:pPr>
      <w:r>
        <w:rPr>
          <w:b/>
          <w:bCs/>
        </w:rPr>
        <w:t>Nghiên cứu lý thuyết:</w:t>
      </w:r>
      <w:r>
        <w:t xml:space="preserve"> Khảo sát các nghiên cứu liên quan đến mô hình sinh ảnh khuếch tán, kỹ thuật cá nhân hóa DreamBooth, Protective Perturbation và cơ chế nén ảnh JPEG. Trên cơ sở đó, phân tích ảnh hưởng của quá trình nén mất dữ liệu đến lớp nhiễu bảo vệ và nghiên cứu khả năng đưa phép biến đổi JPEG vào quá trình tối ưu Protective Perturbation.</w:t>
      </w:r>
    </w:p>
    <w:p w14:paraId="1457D195" w14:textId="77777777" w:rsidR="00885E03" w:rsidRDefault="006E7A58">
      <w:pPr>
        <w:spacing w:before="240"/>
        <w:ind w:firstLine="0"/>
      </w:pPr>
      <w:r>
        <w:rPr>
          <w:b/>
          <w:bCs/>
        </w:rPr>
        <w:lastRenderedPageBreak/>
        <w:t>Nghiên cứu thực nghiệm:</w:t>
      </w:r>
      <w:r>
        <w:t xml:space="preserve"> Xây dựng chương trình thử nghiệm bằng Python và các thư viện học máy phù hợp. Protective Perturbation được tạo trên tập ảnh thử nghiệm, sau đó ảnh bảo vệ được nén với nhiều mức chất lượng JPEG để đánh giá sự thay đổi về hiệu quả bảo vệ.</w:t>
      </w:r>
    </w:p>
    <w:p w14:paraId="08100398" w14:textId="77777777" w:rsidR="00885E03" w:rsidRDefault="006E7A58">
      <w:pPr>
        <w:spacing w:before="240"/>
        <w:ind w:firstLine="0"/>
      </w:pPr>
      <w:r>
        <w:t>Trên cơ sở kết quả thu được, đề tài xây dựng phương pháp tạo nhiễu có xét đến phép nén JPEG trong quá trình tối ưu. Phương pháp đề xuất được so sánh với Protective Perturbation cơ sở trong cùng điều kiện thực nghiệm.</w:t>
      </w:r>
    </w:p>
    <w:p w14:paraId="6966961D" w14:textId="77777777" w:rsidR="00885E03" w:rsidRDefault="006E7A58">
      <w:pPr>
        <w:spacing w:before="240"/>
        <w:ind w:firstLine="0"/>
      </w:pPr>
      <w:r>
        <w:t>Hiệu quả của phương pháp được đánh giá trên hai phương diện chính: khả năng duy trì tác dụng bảo vệ sau nén JPEG và chất lượng thị giác của ảnh sau khi thêm nhiễu. Các chỉ số đánh giá chất lượng ảnh như PSNR, SSIM và LPIPS được sử dụng kết hợp với kết quả đánh giá khả năng cá nhân hóa của mô hình.</w:t>
      </w:r>
    </w:p>
    <w:p w14:paraId="1F99C3B5" w14:textId="77777777" w:rsidR="00885E03" w:rsidRDefault="006E7A58">
      <w:pPr>
        <w:pStyle w:val="Heading2"/>
      </w:pPr>
      <w:bookmarkStart w:id="16" w:name="_d0iwg145x0xt" w:colFirst="0" w:colLast="0"/>
      <w:bookmarkStart w:id="17" w:name="_Toc240633565"/>
      <w:bookmarkEnd w:id="16"/>
      <w:r>
        <w:t>5. Ý nghĩa khoa học và thực tiễn của đề tài</w:t>
      </w:r>
      <w:bookmarkEnd w:id="17"/>
    </w:p>
    <w:p w14:paraId="68F5C32E" w14:textId="77777777" w:rsidR="00885E03" w:rsidRDefault="006E7A58">
      <w:pPr>
        <w:pStyle w:val="Heading3"/>
        <w:keepNext w:val="0"/>
        <w:keepLines w:val="0"/>
        <w:spacing w:before="280"/>
        <w:ind w:firstLine="0"/>
        <w:jc w:val="left"/>
        <w:rPr>
          <w:sz w:val="26"/>
          <w:szCs w:val="26"/>
        </w:rPr>
      </w:pPr>
      <w:bookmarkStart w:id="18" w:name="_vyszk2h84z0r" w:colFirst="0" w:colLast="0"/>
      <w:bookmarkStart w:id="19" w:name="_Toc240633566"/>
      <w:bookmarkEnd w:id="18"/>
      <w:r>
        <w:rPr>
          <w:sz w:val="26"/>
          <w:szCs w:val="26"/>
        </w:rPr>
        <w:t>Ý nghĩa khoa học</w:t>
      </w:r>
      <w:bookmarkEnd w:id="19"/>
    </w:p>
    <w:p w14:paraId="374DA00A" w14:textId="77777777" w:rsidR="00885E03" w:rsidRDefault="006E7A58">
      <w:pPr>
        <w:spacing w:before="240"/>
        <w:ind w:firstLine="0"/>
      </w:pPr>
      <w:r>
        <w:t>Đề tài góp phần làm rõ ảnh hưởng của nén JPEG đối với độ bền vững của Protective Perturbation trong bài toán bảo vệ dữ liệu hình ảnh trước mô hình sinh ảnh. Thông qua việc khảo sát các mức nén khác nhau và đưa phép nén JPEG vào quá trình tạo nhiễu, đề tài phân tích mối quan hệ giữa hiệu quả bảo vệ, độ bền vững của perturbation và chất lượng thị giác của ảnh.</w:t>
      </w:r>
    </w:p>
    <w:p w14:paraId="380181CA" w14:textId="77777777" w:rsidR="00885E03" w:rsidRDefault="006E7A58">
      <w:pPr>
        <w:spacing w:before="240"/>
        <w:ind w:firstLine="0"/>
      </w:pPr>
      <w:r>
        <w:t>Kết quả nghiên cứu có thể cung cấp thêm cơ sở thực nghiệm cho việc phát triển các phương pháp Protective Perturbation thích ứng với các phép biến đổi dữ liệu thường gặp trong môi trường thực tế.</w:t>
      </w:r>
    </w:p>
    <w:p w14:paraId="2CDCFA46" w14:textId="77777777" w:rsidR="00885E03" w:rsidRDefault="006E7A58">
      <w:pPr>
        <w:pStyle w:val="Heading3"/>
        <w:keepNext w:val="0"/>
        <w:keepLines w:val="0"/>
        <w:spacing w:before="280"/>
        <w:ind w:firstLine="0"/>
        <w:jc w:val="left"/>
        <w:rPr>
          <w:sz w:val="26"/>
          <w:szCs w:val="26"/>
        </w:rPr>
      </w:pPr>
      <w:bookmarkStart w:id="20" w:name="_pnwz162hbhw8" w:colFirst="0" w:colLast="0"/>
      <w:bookmarkStart w:id="21" w:name="_Toc240633567"/>
      <w:bookmarkEnd w:id="20"/>
      <w:r>
        <w:rPr>
          <w:sz w:val="26"/>
          <w:szCs w:val="26"/>
        </w:rPr>
        <w:t>Ý nghĩa thực tiễn</w:t>
      </w:r>
      <w:bookmarkEnd w:id="21"/>
    </w:p>
    <w:p w14:paraId="347A2BBE" w14:textId="77777777" w:rsidR="00885E03" w:rsidRDefault="006E7A58">
      <w:pPr>
        <w:spacing w:before="240"/>
        <w:ind w:firstLine="0"/>
      </w:pPr>
      <w:r>
        <w:t>Trong thực tế, hình ảnh được chia sẻ trên Internet có thể trải qua các quá trình nén, chuyển đổi định dạng hoặc xử lý lại trước khi được lưu trữ và thu thập. Nếu lớp Protective Perturbation dễ bị suy giảm sau những thao tác này, khả năng ứng dụng của phương pháp bảo vệ sẽ bị hạn chế.</w:t>
      </w:r>
    </w:p>
    <w:p w14:paraId="4DECE978" w14:textId="77777777" w:rsidR="00885E03" w:rsidRDefault="006E7A58">
      <w:pPr>
        <w:spacing w:before="240"/>
        <w:ind w:firstLine="0"/>
      </w:pPr>
      <w:r>
        <w:t>Do đó, việc nghiên cứu Protective Perturbation có khả năng duy trì hiệu quả sau nén JPEG có ý nghĩa đối với việc phát triển các công cụ bảo vệ hình ảnh trước khi người dùng công khai dữ liệu trên Internet, góp phần hạn chế nguy cơ hình ảnh bị sử dụng trái phép để cá nhân hóa mô hình sinh ảnh.</w:t>
      </w:r>
    </w:p>
    <w:p w14:paraId="14C58B72" w14:textId="77777777" w:rsidR="00885E03" w:rsidRDefault="006E7A58">
      <w:pPr>
        <w:pStyle w:val="Heading2"/>
      </w:pPr>
      <w:bookmarkStart w:id="22" w:name="_3do68ujix9xm" w:colFirst="0" w:colLast="0"/>
      <w:bookmarkStart w:id="23" w:name="_Toc240633568"/>
      <w:bookmarkEnd w:id="22"/>
      <w:r>
        <w:t>6. Cấu trúc của đề tài</w:t>
      </w:r>
      <w:bookmarkEnd w:id="23"/>
    </w:p>
    <w:p w14:paraId="798348A3" w14:textId="77777777" w:rsidR="00885E03" w:rsidRDefault="006E7A58">
      <w:pPr>
        <w:spacing w:before="240"/>
        <w:ind w:firstLine="0"/>
      </w:pPr>
      <w:r>
        <w:t>Ngoài Phần mở đầu, Kết luận và Danh mục tài liệu tham khảo, nội dung chính của đề tài được chia thành ba chương:</w:t>
      </w:r>
    </w:p>
    <w:p w14:paraId="3C868635" w14:textId="77777777" w:rsidR="00885E03" w:rsidRDefault="006E7A58">
      <w:pPr>
        <w:spacing w:before="240"/>
        <w:ind w:firstLine="0"/>
      </w:pPr>
      <w:r>
        <w:rPr>
          <w:b/>
          <w:bCs/>
        </w:rPr>
        <w:lastRenderedPageBreak/>
        <w:t>Chương 1: Cơ sở lý thuyết và tổng quan tình hình nghiên cứu.</w:t>
      </w:r>
      <w:r>
        <w:t xml:space="preserve"> Trình bày các khái niệm liên quan đến mô hình sinh ảnh từ văn bản, mô hình khuếch tán, DreamBooth, nhiễu đối kháng, Protective Perturbation, robustness, nén JPEG và Differentiable JPEG. Đồng thời tổng hợp các nghiên cứu trong và ngoài nước để xác định khoảng trống và hướng nghiên cứu của đề tài.</w:t>
      </w:r>
    </w:p>
    <w:p w14:paraId="0FD775CD" w14:textId="77777777" w:rsidR="00885E03" w:rsidRDefault="006E7A58">
      <w:pPr>
        <w:spacing w:before="240"/>
        <w:ind w:firstLine="0"/>
      </w:pPr>
      <w:r>
        <w:rPr>
          <w:b/>
          <w:bCs/>
        </w:rPr>
        <w:t>Chương 2: Phương pháp nghiên cứu đề xuất.</w:t>
      </w:r>
      <w:r>
        <w:t xml:space="preserve"> Trình bày mô hình bài toán, quy trình đánh giá ảnh hưởng của JPEG đối với Protective Perturbation và phương pháp tạo Protective Perturbation có xét đến nén JPEG trong quá trình tối ưu.</w:t>
      </w:r>
    </w:p>
    <w:p w14:paraId="57CEE514" w14:textId="77777777" w:rsidR="00885E03" w:rsidRDefault="006E7A58">
      <w:pPr>
        <w:spacing w:before="240"/>
        <w:ind w:firstLine="0"/>
      </w:pPr>
      <w:r>
        <w:rPr>
          <w:b/>
          <w:bCs/>
        </w:rPr>
        <w:t>Chương 3: Thực nghiệm và đánh giá kết quả.</w:t>
      </w:r>
      <w:r>
        <w:t xml:space="preserve"> Trình bày môi trường thực nghiệm, dữ liệu, các mức nén JPEG, tiêu chí đánh giá; so sánh Protective Perturbation cơ sở với phương pháp đề xuất; phân tích độ bền vững trước JPEG và sự đánh đổi giữa hiệu quả bảo vệ với chất lượng thị giác.</w:t>
      </w:r>
    </w:p>
    <w:p w14:paraId="37372587" w14:textId="77777777" w:rsidR="00885E03" w:rsidRDefault="006E7A58">
      <w:pPr>
        <w:spacing w:after="120"/>
        <w:ind w:firstLine="0"/>
      </w:pPr>
      <w:r>
        <w:br w:type="page"/>
      </w:r>
    </w:p>
    <w:p w14:paraId="59A79025" w14:textId="77777777" w:rsidR="00885E03" w:rsidRDefault="006E7A58">
      <w:pPr>
        <w:pStyle w:val="Heading1"/>
        <w:keepNext w:val="0"/>
        <w:keepLines w:val="0"/>
        <w:spacing w:before="480"/>
      </w:pPr>
      <w:bookmarkStart w:id="24" w:name="_Toc240633569"/>
      <w:r>
        <w:lastRenderedPageBreak/>
        <w:t>CHƯƠNG 1: CƠ SỞ LÝ THUYẾT VÀ TỔNG QUAN TÌNH HÌNH NGHIÊN CỨU</w:t>
      </w:r>
      <w:bookmarkEnd w:id="24"/>
    </w:p>
    <w:p w14:paraId="0C51CF0F" w14:textId="77777777" w:rsidR="00885E03" w:rsidRDefault="006E7A58">
      <w:pPr>
        <w:pStyle w:val="Heading1"/>
      </w:pPr>
      <w:bookmarkStart w:id="25" w:name="_Toc240633570"/>
      <w:r>
        <w:t>1.1. Cơ sở lý thuyết</w:t>
      </w:r>
      <w:bookmarkEnd w:id="25"/>
    </w:p>
    <w:p w14:paraId="39813057" w14:textId="77777777" w:rsidR="00885E03" w:rsidRDefault="006E7A58">
      <w:pPr>
        <w:pStyle w:val="Heading2"/>
      </w:pPr>
      <w:bookmarkStart w:id="26" w:name="_biieg9r2yjhy" w:colFirst="0" w:colLast="0"/>
      <w:bookmarkStart w:id="27" w:name="_Toc240633571"/>
      <w:bookmarkEnd w:id="26"/>
      <w:r>
        <w:t>1.1.1. Mô hình sinh ảnh từ văn bản</w:t>
      </w:r>
      <w:bookmarkEnd w:id="27"/>
    </w:p>
    <w:p w14:paraId="2C2854CB" w14:textId="07F3163E" w:rsidR="00885E03" w:rsidRDefault="006E7A58">
      <w:r>
        <w:t>Mô hình sinh ảnh từ văn bản (Text-to-Image Generation Model) là một dạng mô hình trí tuệ nhân tạo có khả năng tạo ra hình ảnh dựa trên nội dung mô tả bằng ngôn ngữ tự nhiên. Người dùng cung cấp một câu lệnh văn bản, hay còn gọi là prompt, mô tả đối tượng, bối cảnh hoặc phong cách mong muốn và mô hình sẽ sinh ra hình ảnh tương ứng</w:t>
      </w:r>
      <w:sdt>
        <w:sdtPr>
          <w:id w:val="1646387683"/>
          <w:citation/>
        </w:sdtPr>
        <w:sdtEndPr/>
        <w:sdtContent>
          <w:r w:rsidR="00D741FC">
            <w:fldChar w:fldCharType="begin"/>
          </w:r>
          <w:r w:rsidR="00D741FC">
            <w:rPr>
              <w:lang w:val="en-US"/>
            </w:rPr>
            <w:instrText xml:space="preserve"> CITATION Rob221 \l 1033 </w:instrText>
          </w:r>
          <w:r w:rsidR="00D741FC">
            <w:fldChar w:fldCharType="separate"/>
          </w:r>
          <w:r w:rsidR="00A931D8">
            <w:rPr>
              <w:noProof/>
              <w:lang w:val="en-US"/>
            </w:rPr>
            <w:t xml:space="preserve"> </w:t>
          </w:r>
          <w:r w:rsidR="00A931D8" w:rsidRPr="00A931D8">
            <w:rPr>
              <w:noProof/>
              <w:lang w:val="en-US"/>
            </w:rPr>
            <w:t>[1]</w:t>
          </w:r>
          <w:r w:rsidR="00D741FC">
            <w:fldChar w:fldCharType="end"/>
          </w:r>
        </w:sdtContent>
      </w:sdt>
      <w:r>
        <w:t>.</w:t>
      </w:r>
    </w:p>
    <w:p w14:paraId="2249CBC3" w14:textId="22663340" w:rsidR="00885E03" w:rsidRDefault="006E7A58">
      <w:r>
        <w:t>Các hệ thống sinh ảnh hiện đại thường sử dụng mô hình khuếch tán làm nền tảng. Khác với các phương pháp sinh ảnh trước đây, mô hình khuếch tán học cách tạo dữ liệu bằng cách khôi phục dần một tín hiệu ảnh từ trạng thái chứa nhiều nhiễu. Nhờ khả năng tạo ảnh có chất lượng và độ đa dạng cao, mô hình khuếch tán đã trở thành nền tảng của nhiều hệ thống sinh ảnh và cá nhân hoá ảnh hiện nay</w:t>
      </w:r>
      <w:sdt>
        <w:sdtPr>
          <w:id w:val="-986697059"/>
          <w:citation/>
        </w:sdtPr>
        <w:sdtEndPr/>
        <w:sdtContent>
          <w:r w:rsidR="00C770D1">
            <w:fldChar w:fldCharType="begin"/>
          </w:r>
          <w:r w:rsidR="00C770D1">
            <w:rPr>
              <w:lang w:val="vi-VN"/>
            </w:rPr>
            <w:instrText xml:space="preserve"> CITATION Rob221 \l 1066 </w:instrText>
          </w:r>
          <w:r w:rsidR="00C770D1">
            <w:fldChar w:fldCharType="separate"/>
          </w:r>
          <w:r w:rsidR="00A931D8">
            <w:rPr>
              <w:noProof/>
              <w:lang w:val="vi-VN"/>
            </w:rPr>
            <w:t xml:space="preserve"> </w:t>
          </w:r>
          <w:r w:rsidR="00A931D8" w:rsidRPr="00A931D8">
            <w:rPr>
              <w:noProof/>
              <w:lang w:val="vi-VN"/>
            </w:rPr>
            <w:t>[1]</w:t>
          </w:r>
          <w:r w:rsidR="00C770D1">
            <w:fldChar w:fldCharType="end"/>
          </w:r>
        </w:sdtContent>
      </w:sdt>
      <w:r>
        <w:t>.</w:t>
      </w:r>
    </w:p>
    <w:p w14:paraId="7BE9F6E8" w14:textId="77777777" w:rsidR="00885E03" w:rsidRDefault="006E7A58">
      <w:r>
        <w:t>Trong phạm vi đề tài, mô hình sinh ảnh từ văn bản vừa là đối tượng cần được ngăn chặn khi dữ liệu bị sử dụng trái phép, vừa có thể được sử dụng trong các kỹ thuật purification nhằm loại bỏ nhiễu đối kháng.</w:t>
      </w:r>
    </w:p>
    <w:p w14:paraId="35627169" w14:textId="2CB63C1E" w:rsidR="00885E03" w:rsidRDefault="006E7A58">
      <w:pPr>
        <w:pStyle w:val="Heading2"/>
      </w:pPr>
      <w:bookmarkStart w:id="28" w:name="_iyfr5tgvazra" w:colFirst="0" w:colLast="0"/>
      <w:bookmarkStart w:id="29" w:name="_Toc240633572"/>
      <w:bookmarkEnd w:id="28"/>
      <w:r>
        <w:t>1.1.2. Mô hình khuếch tán</w:t>
      </w:r>
      <w:bookmarkEnd w:id="29"/>
    </w:p>
    <w:p w14:paraId="1CA5A1DD" w14:textId="299FF533" w:rsidR="00885E03" w:rsidRDefault="006E7A58">
      <w:r>
        <w:t>Mô hình khuếch tán (Diffusion Model) là một loại mô hình sinh học cách tạo dữ liệu thông qua quá trình thêm nhiễu và khử nhiễu. Trong giai đoạn huấn luyện, ảnh được thêm nhiễu dần qua nhiều bước. Mô hình học cách thực hiện quá trình ngược lại, tức dự đoán và loại bỏ nhiễu để khôi phục cấu trúc của dữ liệu</w:t>
      </w:r>
      <w:sdt>
        <w:sdtPr>
          <w:id w:val="1470321651"/>
          <w:citation/>
        </w:sdtPr>
        <w:sdtEndPr/>
        <w:sdtContent>
          <w:r w:rsidR="00510086">
            <w:fldChar w:fldCharType="begin"/>
          </w:r>
          <w:r w:rsidR="00510086">
            <w:rPr>
              <w:lang w:val="en-US"/>
            </w:rPr>
            <w:instrText xml:space="preserve"> CITATION Jon20 \l 1033 </w:instrText>
          </w:r>
          <w:r w:rsidR="00510086">
            <w:fldChar w:fldCharType="separate"/>
          </w:r>
          <w:r w:rsidR="00A931D8">
            <w:rPr>
              <w:noProof/>
              <w:lang w:val="en-US"/>
            </w:rPr>
            <w:t xml:space="preserve"> </w:t>
          </w:r>
          <w:r w:rsidR="00A931D8" w:rsidRPr="00A931D8">
            <w:rPr>
              <w:noProof/>
              <w:lang w:val="en-US"/>
            </w:rPr>
            <w:t>[2]</w:t>
          </w:r>
          <w:r w:rsidR="00510086">
            <w:fldChar w:fldCharType="end"/>
          </w:r>
        </w:sdtContent>
      </w:sdt>
      <w:r>
        <w:t>.</w:t>
      </w:r>
    </w:p>
    <w:p w14:paraId="193F5129" w14:textId="70F670B9" w:rsidR="00885E03" w:rsidRDefault="006E7A58">
      <w:r>
        <w:t>Sau khi được huấn luyện, mô hình có thể bắt đầu từ một tín hiệu nhiễu và từng bước khử nhiễu để tạo thành hình ảnh mới</w:t>
      </w:r>
      <w:sdt>
        <w:sdtPr>
          <w:id w:val="-703948083"/>
          <w:citation/>
        </w:sdtPr>
        <w:sdtEndPr/>
        <w:sdtContent>
          <w:r w:rsidR="00E01FC2">
            <w:fldChar w:fldCharType="begin"/>
          </w:r>
          <w:r w:rsidR="00E01FC2">
            <w:rPr>
              <w:lang w:val="en-US"/>
            </w:rPr>
            <w:instrText xml:space="preserve"> CITATION Jon20 \l 1033 </w:instrText>
          </w:r>
          <w:r w:rsidR="00E01FC2">
            <w:fldChar w:fldCharType="separate"/>
          </w:r>
          <w:r w:rsidR="00A931D8">
            <w:rPr>
              <w:noProof/>
              <w:lang w:val="en-US"/>
            </w:rPr>
            <w:t xml:space="preserve"> </w:t>
          </w:r>
          <w:r w:rsidR="00A931D8" w:rsidRPr="00A931D8">
            <w:rPr>
              <w:noProof/>
              <w:lang w:val="en-US"/>
            </w:rPr>
            <w:t>[2]</w:t>
          </w:r>
          <w:r w:rsidR="00E01FC2">
            <w:fldChar w:fldCharType="end"/>
          </w:r>
        </w:sdtContent>
      </w:sdt>
      <w:r>
        <w:t>. Khi kết hợp với thông tin văn bản, quá trình khử nhiễu có thể được điều khiển để hình ảnh đầu ra phù hợp với nội dung của prompt</w:t>
      </w:r>
      <w:sdt>
        <w:sdtPr>
          <w:id w:val="-244570925"/>
          <w:citation/>
        </w:sdtPr>
        <w:sdtEndPr/>
        <w:sdtContent>
          <w:r w:rsidR="00794AD4">
            <w:fldChar w:fldCharType="begin"/>
          </w:r>
          <w:r w:rsidR="00794AD4">
            <w:rPr>
              <w:lang w:val="en-US"/>
            </w:rPr>
            <w:instrText xml:space="preserve"> CITATION Rob221 \l 1033 </w:instrText>
          </w:r>
          <w:r w:rsidR="00794AD4">
            <w:fldChar w:fldCharType="separate"/>
          </w:r>
          <w:r w:rsidR="00A931D8">
            <w:rPr>
              <w:noProof/>
              <w:lang w:val="en-US"/>
            </w:rPr>
            <w:t xml:space="preserve"> </w:t>
          </w:r>
          <w:r w:rsidR="00A931D8" w:rsidRPr="00A931D8">
            <w:rPr>
              <w:noProof/>
              <w:lang w:val="en-US"/>
            </w:rPr>
            <w:t>[1]</w:t>
          </w:r>
          <w:r w:rsidR="00794AD4">
            <w:fldChar w:fldCharType="end"/>
          </w:r>
        </w:sdtContent>
      </w:sdt>
      <w:r>
        <w:t>.</w:t>
      </w:r>
    </w:p>
    <w:p w14:paraId="2D195C60" w14:textId="60CFD1BC" w:rsidR="00885E03" w:rsidRPr="002C2426" w:rsidRDefault="006E7A58">
      <w:pPr>
        <w:rPr>
          <w:lang w:val="en-US"/>
        </w:rPr>
      </w:pPr>
      <w:r>
        <w:t>Ngoài mục đích sinh ảnh, đặc tính khôi phục dữ liệu của diffusion model còn được khai thác trong adversarial purification. Trong trường hợp này, mô hình khuếch tán được sử dụng để loại bỏ các thành phần nhiễu đối kháng và tái tạo lại ảnh gần với dữ liệu sạch</w:t>
      </w:r>
      <w:sdt>
        <w:sdtPr>
          <w:id w:val="497391792"/>
          <w:citation/>
        </w:sdtPr>
        <w:sdtEndPr/>
        <w:sdtContent>
          <w:r w:rsidR="009A3A2A">
            <w:fldChar w:fldCharType="begin"/>
          </w:r>
          <w:r w:rsidR="009A3A2A">
            <w:rPr>
              <w:lang w:val="en-US"/>
            </w:rPr>
            <w:instrText xml:space="preserve"> CITATION Nie22 \l 1033 </w:instrText>
          </w:r>
          <w:r w:rsidR="009A3A2A">
            <w:fldChar w:fldCharType="separate"/>
          </w:r>
          <w:r w:rsidR="00A931D8">
            <w:rPr>
              <w:noProof/>
              <w:lang w:val="en-US"/>
            </w:rPr>
            <w:t xml:space="preserve"> </w:t>
          </w:r>
          <w:r w:rsidR="00A931D8" w:rsidRPr="00A931D8">
            <w:rPr>
              <w:noProof/>
              <w:lang w:val="en-US"/>
            </w:rPr>
            <w:t>[3]</w:t>
          </w:r>
          <w:r w:rsidR="009A3A2A">
            <w:fldChar w:fldCharType="end"/>
          </w:r>
        </w:sdtContent>
      </w:sdt>
      <w:r w:rsidR="00631F67">
        <w:t>.</w:t>
      </w:r>
    </w:p>
    <w:p w14:paraId="423523E6" w14:textId="77777777" w:rsidR="00885E03" w:rsidRDefault="006E7A58">
      <w:pPr>
        <w:pStyle w:val="Heading2"/>
      </w:pPr>
      <w:bookmarkStart w:id="30" w:name="_5d7psg883ee6" w:colFirst="0" w:colLast="0"/>
      <w:bookmarkStart w:id="31" w:name="_Toc240633573"/>
      <w:bookmarkEnd w:id="30"/>
      <w:r>
        <w:lastRenderedPageBreak/>
        <w:t>1.1.3. Cá nhân hoá mô hình sinh ảnh và DreamBooth</w:t>
      </w:r>
      <w:bookmarkEnd w:id="31"/>
    </w:p>
    <w:p w14:paraId="0BAEFCB5" w14:textId="5DC9D279" w:rsidR="00885E03" w:rsidRPr="00694A31" w:rsidRDefault="006E7A58">
      <w:pPr>
        <w:rPr>
          <w:lang w:val="en-US"/>
        </w:rPr>
      </w:pPr>
      <w:r>
        <w:t>Cá nhân hoá mô hình sinh ảnh (Text-to-Image Personalization) là quá trình điều chỉnh một mô hình sinh ảnh đã được huấn luyện trước để mô hình có khả năng học và tái tạo một chủ thể cụ thể dựa trên một số lượng nhỏ ảnh tham chiếu</w:t>
      </w:r>
      <w:sdt>
        <w:sdtPr>
          <w:id w:val="1111011106"/>
          <w:citation/>
        </w:sdtPr>
        <w:sdtEndPr/>
        <w:sdtContent>
          <w:r w:rsidR="000719A5">
            <w:fldChar w:fldCharType="begin"/>
          </w:r>
          <w:r w:rsidR="000719A5">
            <w:rPr>
              <w:lang w:val="en-US"/>
            </w:rPr>
            <w:instrText xml:space="preserve"> CITATION Nat23 \l 1033 </w:instrText>
          </w:r>
          <w:r w:rsidR="000719A5">
            <w:fldChar w:fldCharType="separate"/>
          </w:r>
          <w:r w:rsidR="00A931D8">
            <w:rPr>
              <w:noProof/>
              <w:lang w:val="en-US"/>
            </w:rPr>
            <w:t xml:space="preserve"> </w:t>
          </w:r>
          <w:r w:rsidR="00A931D8" w:rsidRPr="00A931D8">
            <w:rPr>
              <w:noProof/>
              <w:lang w:val="en-US"/>
            </w:rPr>
            <w:t>[4]</w:t>
          </w:r>
          <w:r w:rsidR="000719A5">
            <w:fldChar w:fldCharType="end"/>
          </w:r>
        </w:sdtContent>
      </w:sdt>
      <w:r>
        <w:t>.</w:t>
      </w:r>
    </w:p>
    <w:p w14:paraId="5321708A" w14:textId="291674E4" w:rsidR="00885E03" w:rsidRDefault="006E7A58">
      <w:r>
        <w:t>DreamBooth là một phương pháp tiêu biểu cho bài toán cá nhân hoá mô hình sinh ảnh. Phương pháp này cho phép fine-tune một mô hình text-to-image đã được huấn luyện trước bằng một tập nhỏ hình ảnh của một chủ thể. Sau quá trình fine-tuning, mô hình có thể tạo ra những hình ảnh mới của chủ thể đó trong nhiều bối cảnh, tư thế, góc nhìn và điều kiện khác nhau mà không cần xuất hiện trong tập ảnh ban đầu</w:t>
      </w:r>
      <w:sdt>
        <w:sdtPr>
          <w:id w:val="-1394348539"/>
          <w:citation/>
        </w:sdtPr>
        <w:sdtEndPr/>
        <w:sdtContent>
          <w:r w:rsidR="00EC678B">
            <w:fldChar w:fldCharType="begin"/>
          </w:r>
          <w:r w:rsidR="00EC678B">
            <w:rPr>
              <w:lang w:val="en-US"/>
            </w:rPr>
            <w:instrText xml:space="preserve"> CITATION Nat23 \l 1033 </w:instrText>
          </w:r>
          <w:r w:rsidR="00EC678B">
            <w:fldChar w:fldCharType="separate"/>
          </w:r>
          <w:r w:rsidR="00A931D8">
            <w:rPr>
              <w:noProof/>
              <w:lang w:val="en-US"/>
            </w:rPr>
            <w:t xml:space="preserve"> </w:t>
          </w:r>
          <w:r w:rsidR="00A931D8" w:rsidRPr="00A931D8">
            <w:rPr>
              <w:noProof/>
              <w:lang w:val="en-US"/>
            </w:rPr>
            <w:t>[4]</w:t>
          </w:r>
          <w:r w:rsidR="00EC678B">
            <w:fldChar w:fldCharType="end"/>
          </w:r>
        </w:sdtContent>
      </w:sdt>
      <w:r w:rsidR="00631F67">
        <w:t>.</w:t>
      </w:r>
    </w:p>
    <w:p w14:paraId="44E72E3B" w14:textId="5C22646D" w:rsidR="00885E03" w:rsidRDefault="006E7A58">
      <w:r>
        <w:t>Khả năng học một chủ thể từ số lượng nhỏ ảnh đem lại nhiều ứng dụng hữu ích nhưng cũng làm xuất hiện nguy cơ lạm dụng. Một cá nhân có thể bị thu thập ảnh công khai mà không có sự đồng ý, sau đó những ảnh này được sử dụng để xây dựng mô hình cá nhân hoá nhằm tạo ra các nội dung giả mạo hoặc không mong muốn. Đây là một trong những mô hình đe doạ chính mà các phương pháp như Anti-DreamBooth hướng tới</w:t>
      </w:r>
      <w:sdt>
        <w:sdtPr>
          <w:id w:val="-2007049268"/>
          <w:citation/>
        </w:sdtPr>
        <w:sdtEndPr/>
        <w:sdtContent>
          <w:r w:rsidR="000E010A">
            <w:fldChar w:fldCharType="begin"/>
          </w:r>
          <w:r w:rsidR="000E010A">
            <w:rPr>
              <w:lang w:val="en-US"/>
            </w:rPr>
            <w:instrText xml:space="preserve"> CITATION Tha23 \l 1033 </w:instrText>
          </w:r>
          <w:r w:rsidR="000E010A">
            <w:fldChar w:fldCharType="separate"/>
          </w:r>
          <w:r w:rsidR="00A931D8">
            <w:rPr>
              <w:noProof/>
              <w:lang w:val="en-US"/>
            </w:rPr>
            <w:t xml:space="preserve"> </w:t>
          </w:r>
          <w:r w:rsidR="00A931D8" w:rsidRPr="00A931D8">
            <w:rPr>
              <w:noProof/>
              <w:lang w:val="en-US"/>
            </w:rPr>
            <w:t>[5]</w:t>
          </w:r>
          <w:r w:rsidR="000E010A">
            <w:fldChar w:fldCharType="end"/>
          </w:r>
        </w:sdtContent>
      </w:sdt>
      <w:r w:rsidR="00631F67">
        <w:t>.</w:t>
      </w:r>
    </w:p>
    <w:p w14:paraId="43B78E97" w14:textId="77777777" w:rsidR="00885E03" w:rsidRDefault="006E7A58">
      <w:pPr>
        <w:pStyle w:val="Heading2"/>
      </w:pPr>
      <w:bookmarkStart w:id="32" w:name="_1mj8y9pps3n2" w:colFirst="0" w:colLast="0"/>
      <w:bookmarkStart w:id="33" w:name="_Toc240633574"/>
      <w:bookmarkEnd w:id="32"/>
      <w:r>
        <w:t>1.1.4. Mẫu đối kháng và nhiễu đối kháng</w:t>
      </w:r>
      <w:bookmarkEnd w:id="33"/>
    </w:p>
    <w:p w14:paraId="73E6212D" w14:textId="7AF62F37" w:rsidR="00885E03" w:rsidRDefault="006E7A58">
      <w:r>
        <w:t>Mẫu đối kháng (Adversarial Example) là dữ liệu đã được cố ý thay đổi nhằm làm cho một mô hình học máy hoạt động sai hoặc đưa ra kết quả khác với mong muốn. Phần thay đổi được thêm vào dữ liệu được gọi là nhiễu đối kháng (Adversarial Perturbation</w:t>
      </w:r>
      <w:r w:rsidR="00631F67">
        <w:t>)</w:t>
      </w:r>
      <w:sdt>
        <w:sdtPr>
          <w:id w:val="-653297675"/>
          <w:citation/>
        </w:sdtPr>
        <w:sdtEndPr/>
        <w:sdtContent>
          <w:r w:rsidR="005A1A99">
            <w:fldChar w:fldCharType="begin"/>
          </w:r>
          <w:r w:rsidR="005A1A99">
            <w:rPr>
              <w:lang w:val="en-US"/>
            </w:rPr>
            <w:instrText xml:space="preserve"> CITATION Ian15 \l 1033 </w:instrText>
          </w:r>
          <w:r w:rsidR="005A1A99">
            <w:fldChar w:fldCharType="separate"/>
          </w:r>
          <w:r w:rsidR="00A931D8">
            <w:rPr>
              <w:noProof/>
              <w:lang w:val="en-US"/>
            </w:rPr>
            <w:t xml:space="preserve"> </w:t>
          </w:r>
          <w:r w:rsidR="00A931D8" w:rsidRPr="00A931D8">
            <w:rPr>
              <w:noProof/>
              <w:lang w:val="en-US"/>
            </w:rPr>
            <w:t>[6]</w:t>
          </w:r>
          <w:r w:rsidR="005A1A99">
            <w:fldChar w:fldCharType="end"/>
          </w:r>
        </w:sdtContent>
      </w:sdt>
      <w:r w:rsidR="00631F67">
        <w:t>.</w:t>
      </w:r>
    </w:p>
    <w:p w14:paraId="5E93B1E2" w14:textId="1139FE99" w:rsidR="00885E03" w:rsidRDefault="006E7A58">
      <w:r>
        <w:t>Một đặc điểm quan trọng của adversarial perturbation là mức thay đổi có thể rất nhỏ đối với người quan sát nhưng lại tạo ra tác động đáng kể đối với mô hình học máy</w:t>
      </w:r>
      <w:sdt>
        <w:sdtPr>
          <w:id w:val="235758043"/>
          <w:citation/>
        </w:sdtPr>
        <w:sdtEndPr/>
        <w:sdtContent>
          <w:r w:rsidR="005A1A99">
            <w:fldChar w:fldCharType="begin"/>
          </w:r>
          <w:r w:rsidR="005A1A99">
            <w:rPr>
              <w:lang w:val="en-US"/>
            </w:rPr>
            <w:instrText xml:space="preserve"> CITATION Ian15 \l 1033 </w:instrText>
          </w:r>
          <w:r w:rsidR="005A1A99">
            <w:fldChar w:fldCharType="separate"/>
          </w:r>
          <w:r w:rsidR="00A931D8">
            <w:rPr>
              <w:noProof/>
              <w:lang w:val="en-US"/>
            </w:rPr>
            <w:t xml:space="preserve"> </w:t>
          </w:r>
          <w:r w:rsidR="00A931D8" w:rsidRPr="00A931D8">
            <w:rPr>
              <w:noProof/>
              <w:lang w:val="en-US"/>
            </w:rPr>
            <w:t>[6]</w:t>
          </w:r>
          <w:r w:rsidR="005A1A99">
            <w:fldChar w:fldCharType="end"/>
          </w:r>
        </w:sdtContent>
      </w:sdt>
      <w:r w:rsidR="00631F67">
        <w:t>.</w:t>
      </w:r>
      <w:r>
        <w:t xml:space="preserve"> Điều này xuất phát từ sự khác biệt giữa cách con người và mô hình học sâu biểu diễn cũng như xử lý thông tin trong dữ liệu.</w:t>
      </w:r>
    </w:p>
    <w:p w14:paraId="631C12BA" w14:textId="37E32BDC" w:rsidR="00885E03" w:rsidRPr="00706C54" w:rsidRDefault="006E7A58">
      <w:pPr>
        <w:rPr>
          <w:lang w:val="en-US"/>
        </w:rPr>
      </w:pPr>
      <w:r>
        <w:t>Trong các nghiên cứu adversarial learning truyền thống, nhiễu đối kháng thường được sử dụng với mục đích tấn công mô hình</w:t>
      </w:r>
      <w:del w:id="34" w:author="Microsoft Word" w:date="2026-09-18T01:21:00Z">
        <w:r>
          <w:delText>.</w:delText>
        </w:r>
      </w:del>
      <w:sdt>
        <w:sdtPr>
          <w:id w:val="-691066075"/>
          <w:citation/>
        </w:sdtPr>
        <w:sdtEndPr/>
        <w:sdtContent>
          <w:r w:rsidR="00E165B7">
            <w:fldChar w:fldCharType="begin"/>
          </w:r>
          <w:r w:rsidR="00E165B7">
            <w:rPr>
              <w:lang w:val="en-US"/>
            </w:rPr>
            <w:instrText xml:space="preserve"> CITATION Ian15 \l 1033 </w:instrText>
          </w:r>
          <w:r w:rsidR="00E165B7">
            <w:fldChar w:fldCharType="separate"/>
          </w:r>
          <w:r w:rsidR="00A931D8">
            <w:rPr>
              <w:noProof/>
              <w:lang w:val="en-US"/>
            </w:rPr>
            <w:t xml:space="preserve"> </w:t>
          </w:r>
          <w:r w:rsidR="00A931D8" w:rsidRPr="00A931D8">
            <w:rPr>
              <w:noProof/>
              <w:lang w:val="en-US"/>
            </w:rPr>
            <w:t>[6]</w:t>
          </w:r>
          <w:r w:rsidR="00E165B7">
            <w:fldChar w:fldCharType="end"/>
          </w:r>
        </w:sdtContent>
      </w:sdt>
      <w:r w:rsidR="00631F67">
        <w:t>.</w:t>
      </w:r>
      <w:r>
        <w:t xml:space="preserve"> Tuy nhiên, trong đề tài này, đặc tính của adversarial perturbation được khai thác theo hướng ngược lại, tức sử dụng nhiễu như một cơ chế chủ động để bảo vệ dữ liệu</w:t>
      </w:r>
      <w:sdt>
        <w:sdtPr>
          <w:id w:val="-1969504587"/>
          <w:citation/>
        </w:sdtPr>
        <w:sdtEndPr/>
        <w:sdtContent>
          <w:r w:rsidR="00706C54">
            <w:fldChar w:fldCharType="begin"/>
          </w:r>
          <w:r w:rsidR="00706C54">
            <w:rPr>
              <w:lang w:val="en-US"/>
            </w:rPr>
            <w:instrText xml:space="preserve"> CITATION Tha23 \l 1033 </w:instrText>
          </w:r>
          <w:r w:rsidR="00706C54">
            <w:fldChar w:fldCharType="separate"/>
          </w:r>
          <w:r w:rsidR="00A931D8">
            <w:rPr>
              <w:noProof/>
              <w:lang w:val="en-US"/>
            </w:rPr>
            <w:t xml:space="preserve"> </w:t>
          </w:r>
          <w:r w:rsidR="00A931D8" w:rsidRPr="00A931D8">
            <w:rPr>
              <w:noProof/>
              <w:lang w:val="en-US"/>
            </w:rPr>
            <w:t>[5]</w:t>
          </w:r>
          <w:r w:rsidR="00706C54">
            <w:fldChar w:fldCharType="end"/>
          </w:r>
        </w:sdtContent>
      </w:sdt>
      <w:r w:rsidR="00631F67">
        <w:t>.</w:t>
      </w:r>
    </w:p>
    <w:p w14:paraId="7DE576FA" w14:textId="77777777" w:rsidR="00885E03" w:rsidRDefault="006E7A58">
      <w:pPr>
        <w:pStyle w:val="Heading2"/>
      </w:pPr>
      <w:bookmarkStart w:id="35" w:name="_6rj08f52t446" w:colFirst="0" w:colLast="0"/>
      <w:bookmarkStart w:id="36" w:name="_Toc240633575"/>
      <w:bookmarkEnd w:id="35"/>
      <w:r>
        <w:t>1.1.5. Protective Perturbation</w:t>
      </w:r>
      <w:bookmarkEnd w:id="36"/>
    </w:p>
    <w:p w14:paraId="6712419D" w14:textId="511CD6E3" w:rsidR="00885E03" w:rsidRDefault="006E7A58">
      <w:r>
        <w:t>Protective Perturbation là một dạng nhiễu đối kháng được chủ động thêm vào dữ liệu trước khi dữ liệu được công khai nhằm hạn chế khả năng dữ liệu đó bị sử dụng trái phép để huấn luyện hoặc cá nhân hoá mô hình AI.</w:t>
      </w:r>
      <w:sdt>
        <w:sdtPr>
          <w:id w:val="1063903760"/>
          <w:citation/>
        </w:sdtPr>
        <w:sdtEndPr/>
        <w:sdtContent>
          <w:r w:rsidR="001B24BC">
            <w:fldChar w:fldCharType="begin"/>
          </w:r>
          <w:r w:rsidR="001B24BC">
            <w:rPr>
              <w:lang w:val="vi-VN"/>
            </w:rPr>
            <w:instrText xml:space="preserve"> CITATION Tha23 \l 1066 </w:instrText>
          </w:r>
          <w:r w:rsidR="001B24BC">
            <w:fldChar w:fldCharType="separate"/>
          </w:r>
          <w:r w:rsidR="00A931D8">
            <w:rPr>
              <w:noProof/>
              <w:lang w:val="vi-VN"/>
            </w:rPr>
            <w:t xml:space="preserve"> </w:t>
          </w:r>
          <w:r w:rsidR="00A931D8" w:rsidRPr="00A931D8">
            <w:rPr>
              <w:noProof/>
              <w:lang w:val="vi-VN"/>
            </w:rPr>
            <w:t>[5]</w:t>
          </w:r>
          <w:r w:rsidR="001B24BC">
            <w:fldChar w:fldCharType="end"/>
          </w:r>
        </w:sdtContent>
      </w:sdt>
    </w:p>
    <w:p w14:paraId="426C1A59" w14:textId="0C99891A" w:rsidR="00885E03" w:rsidRDefault="006E7A58">
      <w:r>
        <w:t xml:space="preserve">Khác với adversarial attack truyền thống, protective perturbation không nhất thiết nhằm làm cho mô hình đưa ra dự đoán sai ngay khi xử lý ảnh. Thay vào đó, mục tiêu của nó là làm gián đoạn quá trình học. Khi một bên thứ ba thu thập các ảnh đã được bảo </w:t>
      </w:r>
      <w:r>
        <w:lastRenderedPageBreak/>
        <w:t>vệ và sử dụng chúng để fine-tune mô hình, perturbation khiến mô hình học các đặc trưng không chính xác hoặc làm suy giảm khả năng tái tạo chủ thể.</w:t>
      </w:r>
      <w:sdt>
        <w:sdtPr>
          <w:id w:val="63381970"/>
          <w:citation/>
        </w:sdtPr>
        <w:sdtEndPr/>
        <w:sdtContent>
          <w:r w:rsidR="0098288E">
            <w:fldChar w:fldCharType="begin"/>
          </w:r>
          <w:r w:rsidR="0098288E">
            <w:rPr>
              <w:lang w:val="vi-VN"/>
            </w:rPr>
            <w:instrText xml:space="preserve"> CITATION Tha23 \l 1066 </w:instrText>
          </w:r>
          <w:r w:rsidR="0098288E">
            <w:fldChar w:fldCharType="separate"/>
          </w:r>
          <w:r w:rsidR="00A931D8">
            <w:rPr>
              <w:noProof/>
              <w:lang w:val="vi-VN"/>
            </w:rPr>
            <w:t xml:space="preserve"> </w:t>
          </w:r>
          <w:r w:rsidR="00A931D8" w:rsidRPr="00A931D8">
            <w:rPr>
              <w:noProof/>
              <w:lang w:val="vi-VN"/>
            </w:rPr>
            <w:t>[5]</w:t>
          </w:r>
          <w:r w:rsidR="0098288E">
            <w:fldChar w:fldCharType="end"/>
          </w:r>
        </w:sdtContent>
      </w:sdt>
    </w:p>
    <w:p w14:paraId="483B9AE7" w14:textId="72C60D56" w:rsidR="00885E03" w:rsidRDefault="006E7A58">
      <w:r>
        <w:t>Một yêu cầu quan trọng của protective perturbation là ảnh sau khi được bảo vệ vẫn phải duy trì chất lượng thị giác phù hợp để người dùng có thể công khai và sử dụng bình thường. Đồng thời, perturbation phải đủ mạnh để tiếp tục gây ảnh hưởng đến quá trình học của mô hình.</w:t>
      </w:r>
      <w:sdt>
        <w:sdtPr>
          <w:id w:val="-1613351574"/>
          <w:citation/>
        </w:sdtPr>
        <w:sdtEndPr/>
        <w:sdtContent>
          <w:r w:rsidR="005362ED">
            <w:fldChar w:fldCharType="begin"/>
          </w:r>
          <w:r w:rsidR="005362ED">
            <w:rPr>
              <w:lang w:val="vi-VN"/>
            </w:rPr>
            <w:instrText xml:space="preserve"> CITATION Yix24 \l 1066 </w:instrText>
          </w:r>
          <w:r w:rsidR="005362ED">
            <w:fldChar w:fldCharType="separate"/>
          </w:r>
          <w:r w:rsidR="005362ED">
            <w:rPr>
              <w:noProof/>
              <w:lang w:val="vi-VN"/>
            </w:rPr>
            <w:t xml:space="preserve"> </w:t>
          </w:r>
          <w:r w:rsidR="005362ED" w:rsidRPr="005362ED">
            <w:rPr>
              <w:noProof/>
              <w:lang w:val="vi-VN"/>
            </w:rPr>
            <w:t>[7]</w:t>
          </w:r>
          <w:r w:rsidR="005362ED">
            <w:fldChar w:fldCharType="end"/>
          </w:r>
        </w:sdtContent>
      </w:sdt>
    </w:p>
    <w:p w14:paraId="31B27034" w14:textId="048EDBA0" w:rsidR="00885E03" w:rsidRDefault="006E7A58">
      <w:r>
        <w:t>Anti-DreamBooth và MetaCloak là những ví dụ tiêu biểu cho hướng tiếp cận này trong bài toán ngăn chặn việc cá nhân hoá trái phép mô hình sinh ảnh.</w:t>
      </w:r>
      <w:sdt>
        <w:sdtPr>
          <w:id w:val="1589182188"/>
          <w:citation/>
        </w:sdtPr>
        <w:sdtEndPr/>
        <w:sdtContent>
          <w:r w:rsidR="005362ED">
            <w:fldChar w:fldCharType="begin"/>
          </w:r>
          <w:r w:rsidR="005362ED">
            <w:rPr>
              <w:lang w:val="vi-VN"/>
            </w:rPr>
            <w:instrText xml:space="preserve"> CITATION Tha23 \l 1066 </w:instrText>
          </w:r>
          <w:r w:rsidR="005362ED">
            <w:fldChar w:fldCharType="separate"/>
          </w:r>
          <w:r w:rsidR="005362ED">
            <w:rPr>
              <w:noProof/>
              <w:lang w:val="vi-VN"/>
            </w:rPr>
            <w:t xml:space="preserve"> </w:t>
          </w:r>
          <w:r w:rsidR="005362ED" w:rsidRPr="005362ED">
            <w:rPr>
              <w:noProof/>
              <w:lang w:val="vi-VN"/>
            </w:rPr>
            <w:t>[5]</w:t>
          </w:r>
          <w:r w:rsidR="005362ED">
            <w:fldChar w:fldCharType="end"/>
          </w:r>
        </w:sdtContent>
      </w:sdt>
      <w:sdt>
        <w:sdtPr>
          <w:id w:val="-1678118995"/>
          <w:citation/>
        </w:sdtPr>
        <w:sdtEndPr/>
        <w:sdtContent>
          <w:r w:rsidR="00393356">
            <w:fldChar w:fldCharType="begin"/>
          </w:r>
          <w:r w:rsidR="00393356">
            <w:rPr>
              <w:lang w:val="vi-VN"/>
            </w:rPr>
            <w:instrText xml:space="preserve"> CITATION Yix24 \l 1066 </w:instrText>
          </w:r>
          <w:r w:rsidR="00393356">
            <w:fldChar w:fldCharType="separate"/>
          </w:r>
          <w:r w:rsidR="00393356">
            <w:rPr>
              <w:noProof/>
              <w:lang w:val="vi-VN"/>
            </w:rPr>
            <w:t xml:space="preserve"> </w:t>
          </w:r>
          <w:r w:rsidR="00393356" w:rsidRPr="00393356">
            <w:rPr>
              <w:noProof/>
              <w:lang w:val="vi-VN"/>
            </w:rPr>
            <w:t>[7]</w:t>
          </w:r>
          <w:r w:rsidR="00393356">
            <w:fldChar w:fldCharType="end"/>
          </w:r>
        </w:sdtContent>
      </w:sdt>
    </w:p>
    <w:p w14:paraId="506362CA" w14:textId="77777777" w:rsidR="00885E03" w:rsidRDefault="006E7A58">
      <w:pPr>
        <w:pStyle w:val="Heading2"/>
      </w:pPr>
      <w:bookmarkStart w:id="37" w:name="_ma3dq7jgx3uk" w:colFirst="0" w:colLast="0"/>
      <w:bookmarkStart w:id="38" w:name="_Toc240633576"/>
      <w:bookmarkEnd w:id="37"/>
      <w:r>
        <w:t>1.1.6. Adversarial Purification</w:t>
      </w:r>
      <w:bookmarkEnd w:id="38"/>
    </w:p>
    <w:p w14:paraId="0FD1CDD5" w14:textId="734F7165" w:rsidR="00885E03" w:rsidRDefault="006E7A58">
      <w:r>
        <w:t>Adversarial Purification là nhóm các kỹ thuật được sử dụng nhằm loại bỏ hoặc làm suy giảm adversarial perturbation khỏi dữ liệu trước khi dữ liệu được đưa vào mô hình.</w:t>
      </w:r>
      <w:sdt>
        <w:sdtPr>
          <w:id w:val="2057120147"/>
          <w:citation/>
        </w:sdtPr>
        <w:sdtEndPr/>
        <w:sdtContent>
          <w:r w:rsidR="00A60624">
            <w:fldChar w:fldCharType="begin"/>
          </w:r>
          <w:r w:rsidR="00A60624">
            <w:rPr>
              <w:lang w:val="vi-VN"/>
            </w:rPr>
            <w:instrText xml:space="preserve"> CITATION Nie22 \l 1066 </w:instrText>
          </w:r>
          <w:r w:rsidR="00A60624">
            <w:fldChar w:fldCharType="separate"/>
          </w:r>
          <w:r w:rsidR="00A60624">
            <w:rPr>
              <w:noProof/>
              <w:lang w:val="vi-VN"/>
            </w:rPr>
            <w:t xml:space="preserve"> </w:t>
          </w:r>
          <w:r w:rsidR="00A60624" w:rsidRPr="00A60624">
            <w:rPr>
              <w:noProof/>
              <w:lang w:val="vi-VN"/>
            </w:rPr>
            <w:t>[3]</w:t>
          </w:r>
          <w:r w:rsidR="00A60624">
            <w:fldChar w:fldCharType="end"/>
          </w:r>
        </w:sdtContent>
      </w:sdt>
    </w:p>
    <w:p w14:paraId="7ED20DD0" w14:textId="558A2BC0" w:rsidR="00885E03" w:rsidRDefault="006E7A58">
      <w:r>
        <w:t>Mục tiêu của purification là khôi phục ảnh về trạng thái gần với ảnh sạch ban đầu trong khi loại bỏ những thành phần nhiễu có khả năng làm thay đổi hành vi của mô hình. Các phương pháp purification có thể sử dụng các bộ lọc ảnh truyền thống, mô hình học sâu hoặc mô hình sinh.</w:t>
      </w:r>
      <w:sdt>
        <w:sdtPr>
          <w:id w:val="2142529947"/>
          <w:citation/>
        </w:sdtPr>
        <w:sdtEndPr/>
        <w:sdtContent>
          <w:r w:rsidR="00A60624">
            <w:fldChar w:fldCharType="begin"/>
          </w:r>
          <w:r w:rsidR="00A60624">
            <w:rPr>
              <w:lang w:val="vi-VN"/>
            </w:rPr>
            <w:instrText xml:space="preserve"> CITATION Nie22 \l 1066 </w:instrText>
          </w:r>
          <w:r w:rsidR="00A60624">
            <w:fldChar w:fldCharType="separate"/>
          </w:r>
          <w:r w:rsidR="00A60624">
            <w:rPr>
              <w:noProof/>
              <w:lang w:val="vi-VN"/>
            </w:rPr>
            <w:t xml:space="preserve"> </w:t>
          </w:r>
          <w:r w:rsidR="00A60624" w:rsidRPr="00A60624">
            <w:rPr>
              <w:noProof/>
              <w:lang w:val="vi-VN"/>
            </w:rPr>
            <w:t>[3]</w:t>
          </w:r>
          <w:r w:rsidR="00A60624">
            <w:fldChar w:fldCharType="end"/>
          </w:r>
        </w:sdtContent>
      </w:sdt>
    </w:p>
    <w:p w14:paraId="5B68CF8F" w14:textId="77777777" w:rsidR="00885E03" w:rsidRDefault="006E7A58">
      <w:r>
        <w:t>Các diffusion model đặc biệt phù hợp với bài toán này nhờ khả năng khử nhiễu và tái tạo dữ liệu. DiffPure là một trong những phương pháp tiêu biểu sử dụng diffusion model cho adversarial purification. Những phương pháp sau đó như GrIDPure tiếp tục phát triển ý tưởng này nhằm xử lý ảnh có độ phân giải cao và đối phó với protective perturbation.</w:t>
      </w:r>
    </w:p>
    <w:p w14:paraId="5EEF8979" w14:textId="6508F04C" w:rsidR="00885E03" w:rsidRDefault="006E7A58">
      <w:r>
        <w:t>Trong bối cảnh đề tài, purification có thể được xem là một biện pháp mà bên thu thập dữ liệu sử dụng để cố gắng loại bỏ lớp bảo vệ khỏi ảnh trước khi đưa ảnh vào quá trình huấn luyện.</w:t>
      </w:r>
      <w:sdt>
        <w:sdtPr>
          <w:id w:val="477433666"/>
          <w:citation/>
        </w:sdtPr>
        <w:sdtEndPr/>
        <w:sdtContent>
          <w:r w:rsidR="00A60624">
            <w:fldChar w:fldCharType="begin"/>
          </w:r>
          <w:r w:rsidR="00A60624">
            <w:rPr>
              <w:lang w:val="vi-VN"/>
            </w:rPr>
            <w:instrText xml:space="preserve"> CITATION Nie22 \l 1066 </w:instrText>
          </w:r>
          <w:r w:rsidR="00A60624">
            <w:fldChar w:fldCharType="separate"/>
          </w:r>
          <w:r w:rsidR="00A60624">
            <w:rPr>
              <w:noProof/>
              <w:lang w:val="vi-VN"/>
            </w:rPr>
            <w:t xml:space="preserve"> </w:t>
          </w:r>
          <w:r w:rsidR="00A60624" w:rsidRPr="00A60624">
            <w:rPr>
              <w:noProof/>
              <w:lang w:val="vi-VN"/>
            </w:rPr>
            <w:t>[3]</w:t>
          </w:r>
          <w:r w:rsidR="00A60624">
            <w:fldChar w:fldCharType="end"/>
          </w:r>
        </w:sdtContent>
      </w:sdt>
    </w:p>
    <w:p w14:paraId="2A222A0C" w14:textId="77777777" w:rsidR="00885E03" w:rsidRDefault="006E7A58">
      <w:pPr>
        <w:pStyle w:val="Heading2"/>
      </w:pPr>
      <w:bookmarkStart w:id="39" w:name="_jyc9uvhfjs9k" w:colFirst="0" w:colLast="0"/>
      <w:bookmarkStart w:id="40" w:name="_Toc240633577"/>
      <w:bookmarkEnd w:id="39"/>
      <w:r>
        <w:t>1.1.7. Anti-Purification</w:t>
      </w:r>
      <w:bookmarkEnd w:id="40"/>
    </w:p>
    <w:p w14:paraId="7BB3D949" w14:textId="16F01CC7" w:rsidR="00885E03" w:rsidRDefault="006E7A58">
      <w:r>
        <w:t>Anti-Purification là hướng nghiên cứu nhằm tạo ra adversarial perturbation có khả năng duy trì tác dụng ngay cả khi dữ liệu đã trải qua một quá trình purification.</w:t>
      </w:r>
      <w:sdt>
        <w:sdtPr>
          <w:id w:val="1203059469"/>
          <w:citation/>
        </w:sdtPr>
        <w:sdtEndPr/>
        <w:sdtContent>
          <w:r w:rsidR="00D55CB6">
            <w:fldChar w:fldCharType="begin"/>
          </w:r>
          <w:r w:rsidR="00D55CB6">
            <w:rPr>
              <w:lang w:val="vi-VN"/>
            </w:rPr>
            <w:instrText xml:space="preserve"> CITATION Yan25 \l 1066 </w:instrText>
          </w:r>
          <w:r w:rsidR="00D55CB6">
            <w:fldChar w:fldCharType="separate"/>
          </w:r>
          <w:r w:rsidR="00D55CB6">
            <w:rPr>
              <w:noProof/>
              <w:lang w:val="vi-VN"/>
            </w:rPr>
            <w:t xml:space="preserve"> </w:t>
          </w:r>
          <w:r w:rsidR="00D55CB6" w:rsidRPr="00D55CB6">
            <w:rPr>
              <w:noProof/>
              <w:lang w:val="vi-VN"/>
            </w:rPr>
            <w:t>[8]</w:t>
          </w:r>
          <w:r w:rsidR="00D55CB6">
            <w:fldChar w:fldCharType="end"/>
          </w:r>
        </w:sdtContent>
      </w:sdt>
    </w:p>
    <w:p w14:paraId="3DA3B7EF" w14:textId="51D30C51" w:rsidR="00885E03" w:rsidRDefault="006E7A58">
      <w:r>
        <w:t>Sự xuất hiện của anti-purification bắt nguồn từ hạn chế của nhiều phương pháp protective perturbation trước đây. Mặc dù perturbation có thể hoạt động tốt trên ảnh chưa qua xử lý, các kỹ thuật purification mạnh có thể loại bỏ phần lớn tín hiệu đối kháng và làm cho ảnh trở nên có thể học được trở lại.</w:t>
      </w:r>
      <w:sdt>
        <w:sdtPr>
          <w:id w:val="-684139747"/>
          <w:citation/>
        </w:sdtPr>
        <w:sdtEndPr/>
        <w:sdtContent>
          <w:r w:rsidR="00D55CB6">
            <w:fldChar w:fldCharType="begin"/>
          </w:r>
          <w:r w:rsidR="00D55CB6">
            <w:rPr>
              <w:lang w:val="vi-VN"/>
            </w:rPr>
            <w:instrText xml:space="preserve"> CITATION Yan25 \l 1066 </w:instrText>
          </w:r>
          <w:r w:rsidR="00D55CB6">
            <w:fldChar w:fldCharType="separate"/>
          </w:r>
          <w:r w:rsidR="00D55CB6">
            <w:rPr>
              <w:noProof/>
              <w:lang w:val="vi-VN"/>
            </w:rPr>
            <w:t xml:space="preserve"> </w:t>
          </w:r>
          <w:r w:rsidR="00D55CB6" w:rsidRPr="00D55CB6">
            <w:rPr>
              <w:noProof/>
              <w:lang w:val="vi-VN"/>
            </w:rPr>
            <w:t>[8]</w:t>
          </w:r>
          <w:r w:rsidR="00D55CB6">
            <w:fldChar w:fldCharType="end"/>
          </w:r>
        </w:sdtContent>
      </w:sdt>
    </w:p>
    <w:p w14:paraId="4CD433C0" w14:textId="06BF75B8" w:rsidR="00885E03" w:rsidRDefault="006E7A58">
      <w:r>
        <w:t xml:space="preserve">Do đó, thay vì chỉ tối ưu nhiễu để tác động đến mô hình, anti-purification còn xem xét trực tiếp quá trình khử nhiễu mà bên tấn công có thể thực hiện. Protective </w:t>
      </w:r>
      <w:r>
        <w:lastRenderedPageBreak/>
        <w:t>perturbation được xem là bền vững hơn nếu vẫn duy trì được tác dụng bảo vệ sau các bước purification.</w:t>
      </w:r>
      <w:sdt>
        <w:sdtPr>
          <w:id w:val="-731308372"/>
          <w:citation/>
        </w:sdtPr>
        <w:sdtEndPr/>
        <w:sdtContent>
          <w:r w:rsidR="00D55CB6">
            <w:fldChar w:fldCharType="begin"/>
          </w:r>
          <w:r w:rsidR="00D55CB6">
            <w:rPr>
              <w:lang w:val="vi-VN"/>
            </w:rPr>
            <w:instrText xml:space="preserve"> CITATION Yan25 \l 1066 </w:instrText>
          </w:r>
          <w:r w:rsidR="00D55CB6">
            <w:fldChar w:fldCharType="separate"/>
          </w:r>
          <w:r w:rsidR="00D55CB6">
            <w:rPr>
              <w:noProof/>
              <w:lang w:val="vi-VN"/>
            </w:rPr>
            <w:t xml:space="preserve"> </w:t>
          </w:r>
          <w:r w:rsidR="00D55CB6" w:rsidRPr="00D55CB6">
            <w:rPr>
              <w:noProof/>
              <w:lang w:val="vi-VN"/>
            </w:rPr>
            <w:t>[8]</w:t>
          </w:r>
          <w:r w:rsidR="00D55CB6">
            <w:fldChar w:fldCharType="end"/>
          </w:r>
        </w:sdtContent>
      </w:sdt>
    </w:p>
    <w:p w14:paraId="03D2241F" w14:textId="2F0EFC93" w:rsidR="00885E03" w:rsidRDefault="006E7A58">
      <w:r>
        <w:t>AntiPure là một trong những nghiên cứu tiêu biểu theo hướng này, tập trung vào việc tạo protective perturbation có khả năng chống lại diffusion-based purification.</w:t>
      </w:r>
      <w:sdt>
        <w:sdtPr>
          <w:id w:val="-2060079493"/>
          <w:citation/>
        </w:sdtPr>
        <w:sdtEndPr/>
        <w:sdtContent>
          <w:r w:rsidR="00D55CB6">
            <w:fldChar w:fldCharType="begin"/>
          </w:r>
          <w:r w:rsidR="00D55CB6">
            <w:rPr>
              <w:lang w:val="vi-VN"/>
            </w:rPr>
            <w:instrText xml:space="preserve"> CITATION Yan25 \l 1066 </w:instrText>
          </w:r>
          <w:r w:rsidR="00D55CB6">
            <w:fldChar w:fldCharType="separate"/>
          </w:r>
          <w:r w:rsidR="00D55CB6">
            <w:rPr>
              <w:noProof/>
              <w:lang w:val="vi-VN"/>
            </w:rPr>
            <w:t xml:space="preserve"> </w:t>
          </w:r>
          <w:r w:rsidR="00D55CB6" w:rsidRPr="00D55CB6">
            <w:rPr>
              <w:noProof/>
              <w:lang w:val="vi-VN"/>
            </w:rPr>
            <w:t>[8]</w:t>
          </w:r>
          <w:r w:rsidR="00D55CB6">
            <w:fldChar w:fldCharType="end"/>
          </w:r>
        </w:sdtContent>
      </w:sdt>
    </w:p>
    <w:p w14:paraId="02E7AE0B" w14:textId="77777777" w:rsidR="00885E03" w:rsidRDefault="006E7A58">
      <w:pPr>
        <w:pStyle w:val="Heading2"/>
      </w:pPr>
      <w:bookmarkStart w:id="41" w:name="_2co0otizm1e9" w:colFirst="0" w:colLast="0"/>
      <w:bookmarkStart w:id="42" w:name="_Toc240633578"/>
      <w:bookmarkEnd w:id="41"/>
      <w:r>
        <w:t>1.1.8. Robustness của Protective Perturbation</w:t>
      </w:r>
      <w:bookmarkEnd w:id="42"/>
    </w:p>
    <w:p w14:paraId="0D0C9DDD" w14:textId="3608FE2B" w:rsidR="00885E03" w:rsidRDefault="006E7A58">
      <w:r>
        <w:t>Robustness của protective perturbation thể hiện khả năng lớp nhiễu vẫn duy trì hiệu quả bảo vệ sau khi ảnh đã trải qua các phép biến đổi hoặc tiền xử lý.</w:t>
      </w:r>
      <w:sdt>
        <w:sdtPr>
          <w:id w:val="982738309"/>
          <w:citation/>
        </w:sdtPr>
        <w:sdtEndPr/>
        <w:sdtContent>
          <w:r w:rsidR="00EE3623">
            <w:fldChar w:fldCharType="begin"/>
          </w:r>
          <w:r w:rsidR="00EE3623">
            <w:rPr>
              <w:lang w:val="vi-VN"/>
            </w:rPr>
            <w:instrText xml:space="preserve"> CITATION Yix24 \l 1066 </w:instrText>
          </w:r>
          <w:r w:rsidR="00EE3623">
            <w:fldChar w:fldCharType="separate"/>
          </w:r>
          <w:r w:rsidR="00EE3623">
            <w:rPr>
              <w:noProof/>
              <w:lang w:val="vi-VN"/>
            </w:rPr>
            <w:t xml:space="preserve"> </w:t>
          </w:r>
          <w:r w:rsidR="00EE3623" w:rsidRPr="00EE3623">
            <w:rPr>
              <w:noProof/>
              <w:lang w:val="vi-VN"/>
            </w:rPr>
            <w:t>[7]</w:t>
          </w:r>
          <w:r w:rsidR="00EE3623">
            <w:fldChar w:fldCharType="end"/>
          </w:r>
        </w:sdtContent>
      </w:sdt>
    </w:p>
    <w:p w14:paraId="3810CDCD" w14:textId="65D53A04" w:rsidR="00885E03" w:rsidRDefault="006E7A58">
      <w:r>
        <w:t>Trong môi trường thực tế, một ảnh được công khai thường không được giữ nguyên hoàn toàn. Các nền tảng hoặc người thu thập dữ liệu có thể thực hiện nhiều thao tác như nén ảnh, thay đổi kích thước, làm mờ, cắt ảnh, khử nhiễu hoặc purification.</w:t>
      </w:r>
      <w:sdt>
        <w:sdtPr>
          <w:id w:val="454527288"/>
          <w:citation/>
        </w:sdtPr>
        <w:sdtEndPr/>
        <w:sdtContent>
          <w:r w:rsidR="00EE3623">
            <w:fldChar w:fldCharType="begin"/>
          </w:r>
          <w:r w:rsidR="00EE3623">
            <w:rPr>
              <w:lang w:val="vi-VN"/>
            </w:rPr>
            <w:instrText xml:space="preserve"> CITATION Yix24 \l 1066 </w:instrText>
          </w:r>
          <w:r w:rsidR="00EE3623">
            <w:fldChar w:fldCharType="separate"/>
          </w:r>
          <w:r w:rsidR="00EE3623">
            <w:rPr>
              <w:noProof/>
              <w:lang w:val="vi-VN"/>
            </w:rPr>
            <w:t xml:space="preserve"> </w:t>
          </w:r>
          <w:r w:rsidR="00EE3623" w:rsidRPr="00EE3623">
            <w:rPr>
              <w:noProof/>
              <w:lang w:val="vi-VN"/>
            </w:rPr>
            <w:t>[7]</w:t>
          </w:r>
          <w:r w:rsidR="00EE3623">
            <w:fldChar w:fldCharType="end"/>
          </w:r>
        </w:sdtContent>
      </w:sdt>
    </w:p>
    <w:p w14:paraId="77B409E0" w14:textId="34CF8524" w:rsidR="00885E03" w:rsidRDefault="006E7A58">
      <w:r>
        <w:t>Nếu một perturbation mất tác dụng ngay sau một phép biến đổi đơn giản, khả năng bảo vệ của phương pháp trong điều kiện thực tế sẽ bị hạn chế. Vì vậy, robustness là một trong những tiêu chí quan trọng khi đánh giá protective perturbation.</w:t>
      </w:r>
      <w:sdt>
        <w:sdtPr>
          <w:id w:val="-1877384854"/>
          <w:citation/>
        </w:sdtPr>
        <w:sdtEndPr/>
        <w:sdtContent>
          <w:r w:rsidR="00EE3623">
            <w:fldChar w:fldCharType="begin"/>
          </w:r>
          <w:r w:rsidR="00EE3623">
            <w:rPr>
              <w:lang w:val="vi-VN"/>
            </w:rPr>
            <w:instrText xml:space="preserve"> CITATION Yix24 \l 1066 </w:instrText>
          </w:r>
          <w:r w:rsidR="00EE3623">
            <w:fldChar w:fldCharType="separate"/>
          </w:r>
          <w:r w:rsidR="00EE3623">
            <w:rPr>
              <w:noProof/>
              <w:lang w:val="vi-VN"/>
            </w:rPr>
            <w:t xml:space="preserve"> </w:t>
          </w:r>
          <w:r w:rsidR="00EE3623" w:rsidRPr="00EE3623">
            <w:rPr>
              <w:noProof/>
              <w:lang w:val="vi-VN"/>
            </w:rPr>
            <w:t>[7]</w:t>
          </w:r>
          <w:r w:rsidR="00EE3623">
            <w:fldChar w:fldCharType="end"/>
          </w:r>
        </w:sdtContent>
      </w:sdt>
    </w:p>
    <w:p w14:paraId="50EBD42E" w14:textId="5F642968" w:rsidR="00885E03" w:rsidRDefault="006E7A58">
      <w:r>
        <w:t>MetaCloak là một ví dụ về phương pháp hướng tới tăng tính bền vững của perturbation trước các phép biến đổi dữ liệu. Những nghiên cứu tiếp theo tiếp tục mở rộng robustness sang các mối đe doạ như diffusion-based purification</w:t>
      </w:r>
      <w:sdt>
        <w:sdtPr>
          <w:id w:val="771355333"/>
          <w:citation/>
        </w:sdtPr>
        <w:sdtEndPr/>
        <w:sdtContent>
          <w:r w:rsidR="0042114B">
            <w:fldChar w:fldCharType="begin"/>
          </w:r>
          <w:r w:rsidR="0042114B">
            <w:rPr>
              <w:lang w:val="vi-VN"/>
            </w:rPr>
            <w:instrText xml:space="preserve"> CITATION Nie22 \l 1066 </w:instrText>
          </w:r>
          <w:r w:rsidR="0042114B">
            <w:fldChar w:fldCharType="separate"/>
          </w:r>
          <w:r w:rsidR="0042114B">
            <w:rPr>
              <w:noProof/>
              <w:lang w:val="vi-VN"/>
            </w:rPr>
            <w:t xml:space="preserve"> </w:t>
          </w:r>
          <w:r w:rsidR="0042114B" w:rsidRPr="0042114B">
            <w:rPr>
              <w:noProof/>
              <w:lang w:val="vi-VN"/>
            </w:rPr>
            <w:t>[3]</w:t>
          </w:r>
          <w:r w:rsidR="0042114B">
            <w:fldChar w:fldCharType="end"/>
          </w:r>
        </w:sdtContent>
      </w:sdt>
      <w:r>
        <w:t xml:space="preserve"> và JPEG compression</w:t>
      </w:r>
      <w:sdt>
        <w:sdtPr>
          <w:id w:val="-1800449695"/>
          <w:citation/>
        </w:sdtPr>
        <w:sdtEndPr/>
        <w:sdtContent>
          <w:r w:rsidR="002A12E2">
            <w:fldChar w:fldCharType="begin"/>
          </w:r>
          <w:r w:rsidR="002A12E2">
            <w:rPr>
              <w:lang w:val="vi-VN"/>
            </w:rPr>
            <w:instrText xml:space="preserve"> CITATION Rei24 \l 1066 </w:instrText>
          </w:r>
          <w:r w:rsidR="002A12E2">
            <w:fldChar w:fldCharType="separate"/>
          </w:r>
          <w:r w:rsidR="002A12E2">
            <w:rPr>
              <w:noProof/>
              <w:lang w:val="vi-VN"/>
            </w:rPr>
            <w:t xml:space="preserve"> </w:t>
          </w:r>
          <w:r w:rsidR="002A12E2" w:rsidRPr="002A12E2">
            <w:rPr>
              <w:noProof/>
              <w:lang w:val="vi-VN"/>
            </w:rPr>
            <w:t>[9]</w:t>
          </w:r>
          <w:r w:rsidR="002A12E2">
            <w:fldChar w:fldCharType="end"/>
          </w:r>
        </w:sdtContent>
      </w:sdt>
      <w:r>
        <w:t>.</w:t>
      </w:r>
    </w:p>
    <w:p w14:paraId="300CEE73" w14:textId="77777777" w:rsidR="00885E03" w:rsidRDefault="006E7A58">
      <w:pPr>
        <w:pStyle w:val="Heading2"/>
      </w:pPr>
      <w:bookmarkStart w:id="43" w:name="_fy705ck59u22" w:colFirst="0" w:colLast="0"/>
      <w:bookmarkStart w:id="44" w:name="_Toc240633579"/>
      <w:bookmarkEnd w:id="43"/>
      <w:r>
        <w:t>1.1.9. Transferability</w:t>
      </w:r>
      <w:bookmarkEnd w:id="44"/>
    </w:p>
    <w:p w14:paraId="7B246FE4" w14:textId="437A81DA" w:rsidR="00885E03" w:rsidRDefault="006E7A58">
      <w:r>
        <w:t>Transferability là khả năng một adversarial perturbation được tạo ra trên một mô hình vẫn duy trì hiệu quả khi được áp dụng với một mô hình khác</w:t>
      </w:r>
      <w:r w:rsidR="00774494">
        <w:rPr>
          <w:lang w:val="en-US"/>
        </w:rPr>
        <w:t xml:space="preserve"> </w:t>
      </w:r>
      <w:sdt>
        <w:sdtPr>
          <w:rPr>
            <w:lang w:val="en-US"/>
          </w:rPr>
          <w:id w:val="1743524015"/>
          <w:citation/>
        </w:sdtPr>
        <w:sdtEndPr/>
        <w:sdtContent>
          <w:r w:rsidR="00774494">
            <w:rPr>
              <w:lang w:val="en-US"/>
            </w:rPr>
            <w:fldChar w:fldCharType="begin"/>
          </w:r>
          <w:r w:rsidR="00774494">
            <w:rPr>
              <w:lang w:val="en-US"/>
            </w:rPr>
            <w:instrText xml:space="preserve"> CITATION Ian15 \l 1033 </w:instrText>
          </w:r>
          <w:r w:rsidR="00774494">
            <w:rPr>
              <w:lang w:val="en-US"/>
            </w:rPr>
            <w:fldChar w:fldCharType="separate"/>
          </w:r>
          <w:r w:rsidR="00774494" w:rsidRPr="00774494">
            <w:rPr>
              <w:noProof/>
              <w:lang w:val="en-US"/>
            </w:rPr>
            <w:t>[6]</w:t>
          </w:r>
          <w:r w:rsidR="00774494">
            <w:rPr>
              <w:lang w:val="en-US"/>
            </w:rPr>
            <w:fldChar w:fldCharType="end"/>
          </w:r>
        </w:sdtContent>
      </w:sdt>
      <w:r>
        <w:t>.</w:t>
      </w:r>
    </w:p>
    <w:p w14:paraId="3FE584ED" w14:textId="77777777" w:rsidR="00885E03" w:rsidRDefault="006E7A58">
      <w:r>
        <w:t>Đặc tính này đặc biệt quan trọng đối với protective perturbation. Trong thực tế, người sở hữu ảnh không thể biết chính xác bên thu thập dữ liệu sẽ sử dụng kiến trúc mô hình, phiên bản mô hình hoặc phương pháp fine-tuning nào. Nếu một perturbation chỉ hoạt động đối với đúng mô hình được sử dụng trong quá trình tạo nhiễu thì giá trị bảo vệ thực tế sẽ bị hạn chế.</w:t>
      </w:r>
    </w:p>
    <w:p w14:paraId="63293EC1" w14:textId="5FF51A0C" w:rsidR="00885E03" w:rsidRPr="00291D18" w:rsidRDefault="006E7A58">
      <w:pPr>
        <w:rPr>
          <w:lang w:val="en-US"/>
        </w:rPr>
      </w:pPr>
      <w:r>
        <w:t>Do đó, các phương pháp protective perturbation thường hướng tới khả năng tạo nhiễu có tính tổng quát cao và có thể chuyển đổi giữa nhiều mô hình. MetaCloak, chẳng hạn, sử dụng nhiều surrogate diffusion model trong quá trình tối ưu nhằm cải thiện khả năng transferability và giảm sự phụ thuộc vào một mô hình cụ thể</w:t>
      </w:r>
      <w:r w:rsidR="009B05EE">
        <w:rPr>
          <w:lang w:val="en-US"/>
        </w:rPr>
        <w:t xml:space="preserve"> </w:t>
      </w:r>
      <w:sdt>
        <w:sdtPr>
          <w:rPr>
            <w:lang w:val="en-US"/>
          </w:rPr>
          <w:id w:val="2031601631"/>
          <w:citation/>
        </w:sdtPr>
        <w:sdtEndPr/>
        <w:sdtContent>
          <w:r w:rsidR="009B05EE">
            <w:rPr>
              <w:lang w:val="en-US"/>
            </w:rPr>
            <w:fldChar w:fldCharType="begin"/>
          </w:r>
          <w:r w:rsidR="009B05EE">
            <w:rPr>
              <w:lang w:val="en-US"/>
            </w:rPr>
            <w:instrText xml:space="preserve"> CITATION Yix24 \l 1033 </w:instrText>
          </w:r>
          <w:r w:rsidR="009B05EE">
            <w:rPr>
              <w:lang w:val="en-US"/>
            </w:rPr>
            <w:fldChar w:fldCharType="separate"/>
          </w:r>
          <w:r w:rsidR="00A931D8" w:rsidRPr="00A931D8">
            <w:rPr>
              <w:noProof/>
              <w:lang w:val="en-US"/>
            </w:rPr>
            <w:t>[7]</w:t>
          </w:r>
          <w:r w:rsidR="009B05EE">
            <w:rPr>
              <w:lang w:val="en-US"/>
            </w:rPr>
            <w:fldChar w:fldCharType="end"/>
          </w:r>
        </w:sdtContent>
      </w:sdt>
      <w:r>
        <w:t>.</w:t>
      </w:r>
      <w:r w:rsidR="00291D18">
        <w:rPr>
          <w:lang w:val="en-US"/>
        </w:rPr>
        <w:t xml:space="preserve"> </w:t>
      </w:r>
    </w:p>
    <w:p w14:paraId="3E6A2E4D" w14:textId="77777777" w:rsidR="00885E03" w:rsidRDefault="006E7A58">
      <w:pPr>
        <w:pStyle w:val="Heading2"/>
      </w:pPr>
      <w:bookmarkStart w:id="45" w:name="_6ghdfwvrvzk2" w:colFirst="0" w:colLast="0"/>
      <w:bookmarkStart w:id="46" w:name="_Toc240633580"/>
      <w:bookmarkEnd w:id="45"/>
      <w:r>
        <w:t>1.1.10. Surrogate Model, White-box và Black-box</w:t>
      </w:r>
      <w:bookmarkEnd w:id="46"/>
    </w:p>
    <w:p w14:paraId="0A7F2162" w14:textId="77777777" w:rsidR="00885E03" w:rsidRDefault="006E7A58">
      <w:r>
        <w:t>Surrogate Model là mô hình thay thế được sử dụng trong quá trình tạo adversarial perturbation khi không thể trực tiếp truy cập mô hình thực tế mà bên tấn công sẽ sử dụng.</w:t>
      </w:r>
    </w:p>
    <w:p w14:paraId="4A30652C" w14:textId="77777777" w:rsidR="00885E03" w:rsidRDefault="006E7A58">
      <w:r>
        <w:lastRenderedPageBreak/>
        <w:t>Trong điều kiện white-box, người tạo perturbation có quyền truy cập vào thông tin bên trong của mô hình, chẳng hạn như kiến trúc, tham số và quá trình tính toán. Điều này cho phép tối ưu perturbation trực tiếp dựa trên mô hình mục tiêu.</w:t>
      </w:r>
    </w:p>
    <w:p w14:paraId="3DA62825" w14:textId="01FE236E" w:rsidR="00885E03" w:rsidRDefault="006E7A58">
      <w:r>
        <w:t>Ngược lại, trong điều kiện black-box, người bảo vệ không biết hoặc không thể truy cập đầy đủ thông tin về mô hình của bên tấn công. Khi đó, perturbation thường được tối ưu trên một hoặc nhiều surrogate model với kỳ vọng rằng nhờ tính transferability, perturbation vẫn có hiệu quả trên những mô hình chưa biế</w:t>
      </w:r>
      <w:r w:rsidR="00760637">
        <w:rPr>
          <w:lang w:val="en-US"/>
        </w:rPr>
        <w:t xml:space="preserve">t </w:t>
      </w:r>
      <w:sdt>
        <w:sdtPr>
          <w:rPr>
            <w:lang w:val="en-US"/>
          </w:rPr>
          <w:id w:val="-1405598703"/>
          <w:citation/>
        </w:sdtPr>
        <w:sdtEndPr/>
        <w:sdtContent>
          <w:r w:rsidR="00760637">
            <w:rPr>
              <w:lang w:val="en-US"/>
            </w:rPr>
            <w:fldChar w:fldCharType="begin"/>
          </w:r>
          <w:r w:rsidR="00760637">
            <w:rPr>
              <w:lang w:val="en-US"/>
            </w:rPr>
            <w:instrText xml:space="preserve"> CITATION Yix24 \l 1033 </w:instrText>
          </w:r>
          <w:r w:rsidR="00760637">
            <w:rPr>
              <w:lang w:val="en-US"/>
            </w:rPr>
            <w:fldChar w:fldCharType="separate"/>
          </w:r>
          <w:r w:rsidR="00A931D8" w:rsidRPr="00A931D8">
            <w:rPr>
              <w:noProof/>
              <w:lang w:val="en-US"/>
            </w:rPr>
            <w:t>[7]</w:t>
          </w:r>
          <w:r w:rsidR="00760637">
            <w:rPr>
              <w:lang w:val="en-US"/>
            </w:rPr>
            <w:fldChar w:fldCharType="end"/>
          </w:r>
        </w:sdtContent>
      </w:sdt>
      <w:r>
        <w:t>.</w:t>
      </w:r>
    </w:p>
    <w:p w14:paraId="2A5EE125" w14:textId="6992959E" w:rsidR="00885E03" w:rsidRDefault="006E7A58">
      <w:r>
        <w:t>Điều kiện black-box phản ánh sát hơn tình huống bảo vệ ảnh trong thực tế, bởi người sở hữu dữ liệu gần như không thể xác định trước bên thu thập sẽ sử dụng mô hình nào</w:t>
      </w:r>
      <w:r w:rsidR="00682D4F">
        <w:rPr>
          <w:lang w:val="en-US"/>
        </w:rPr>
        <w:t xml:space="preserve"> </w:t>
      </w:r>
      <w:sdt>
        <w:sdtPr>
          <w:rPr>
            <w:lang w:val="en-US"/>
          </w:rPr>
          <w:id w:val="1984194999"/>
          <w:citation/>
        </w:sdtPr>
        <w:sdtEndPr/>
        <w:sdtContent>
          <w:r w:rsidR="00682D4F">
            <w:rPr>
              <w:lang w:val="en-US"/>
            </w:rPr>
            <w:fldChar w:fldCharType="begin"/>
          </w:r>
          <w:r w:rsidR="00682D4F">
            <w:rPr>
              <w:lang w:val="en-US"/>
            </w:rPr>
            <w:instrText xml:space="preserve"> CITATION Yix24 \l 1033 </w:instrText>
          </w:r>
          <w:r w:rsidR="00682D4F">
            <w:rPr>
              <w:lang w:val="en-US"/>
            </w:rPr>
            <w:fldChar w:fldCharType="separate"/>
          </w:r>
          <w:r w:rsidR="00682D4F" w:rsidRPr="00682D4F">
            <w:rPr>
              <w:noProof/>
              <w:lang w:val="en-US"/>
            </w:rPr>
            <w:t>[7]</w:t>
          </w:r>
          <w:r w:rsidR="00682D4F">
            <w:rPr>
              <w:lang w:val="en-US"/>
            </w:rPr>
            <w:fldChar w:fldCharType="end"/>
          </w:r>
        </w:sdtContent>
      </w:sdt>
      <w:r>
        <w:t>.</w:t>
      </w:r>
    </w:p>
    <w:p w14:paraId="57B4001E" w14:textId="77777777" w:rsidR="00885E03" w:rsidRDefault="006E7A58">
      <w:pPr>
        <w:pStyle w:val="Heading2"/>
      </w:pPr>
      <w:bookmarkStart w:id="47" w:name="_wvp80aw4ciih" w:colFirst="0" w:colLast="0"/>
      <w:bookmarkStart w:id="48" w:name="_Toc240633581"/>
      <w:bookmarkEnd w:id="47"/>
      <w:r>
        <w:t>1.1.11. Nén JPEG và Differentiable JPEG</w:t>
      </w:r>
      <w:bookmarkEnd w:id="48"/>
    </w:p>
    <w:p w14:paraId="2F755D29" w14:textId="77777777" w:rsidR="00885E03" w:rsidRDefault="006E7A58">
      <w:r>
        <w:t>JPEG là một trong những phương pháp nén ảnh mất dữ liệu phổ biến nhất hiện nay. Quá trình nén giúp giảm đáng kể kích thước tệp bằng cách loại bỏ một phần thông tin ảnh được xem là ít quan trọng đối với khả năng cảm nhận của con người.</w:t>
      </w:r>
    </w:p>
    <w:p w14:paraId="4483B4B4" w14:textId="77777777" w:rsidR="00885E03" w:rsidRDefault="006E7A58">
      <w:r>
        <w:t>Đối với protective perturbation, JPEG compression là một vấn đề đáng chú ý vì quá trình nén có thể làm suy giảm hoặc loại bỏ một phần tín hiệu nhiễu đã được thêm vào ảnh. Một phương pháp protective perturbation hoạt động hiệu quả trên ảnh chưa nén có thể mất đáng kể hiệu quả sau khi ảnh được chuyển đổi hoặc nén lại.</w:t>
      </w:r>
    </w:p>
    <w:p w14:paraId="0BB829D2" w14:textId="06221CEC" w:rsidR="00885E03" w:rsidRDefault="006E7A58">
      <w:r>
        <w:t>Differentiable JPEG là một cách mô phỏng quá trình JPEG theo hướng cho phép quá trình tối ưu của mạng nơ-ron đi xuyên qua bước nén</w:t>
      </w:r>
      <w:r w:rsidR="00CB14C9">
        <w:rPr>
          <w:lang w:val="en-US"/>
        </w:rPr>
        <w:t xml:space="preserve"> </w:t>
      </w:r>
      <w:sdt>
        <w:sdtPr>
          <w:rPr>
            <w:lang w:val="en-US"/>
          </w:rPr>
          <w:id w:val="-820735946"/>
          <w:citation/>
        </w:sdtPr>
        <w:sdtEndPr/>
        <w:sdtContent>
          <w:r w:rsidR="00837FED">
            <w:rPr>
              <w:lang w:val="en-US"/>
            </w:rPr>
            <w:fldChar w:fldCharType="begin"/>
          </w:r>
          <w:r w:rsidR="00837FED">
            <w:rPr>
              <w:lang w:val="en-US"/>
            </w:rPr>
            <w:instrText xml:space="preserve"> CITATION Rei24 \l 1033 </w:instrText>
          </w:r>
          <w:r w:rsidR="00837FED">
            <w:rPr>
              <w:lang w:val="en-US"/>
            </w:rPr>
            <w:fldChar w:fldCharType="separate"/>
          </w:r>
          <w:r w:rsidR="00A931D8" w:rsidRPr="00A931D8">
            <w:rPr>
              <w:noProof/>
              <w:lang w:val="en-US"/>
            </w:rPr>
            <w:t>[</w:t>
          </w:r>
          <w:r w:rsidR="007739FA" w:rsidRPr="007739FA">
            <w:rPr>
              <w:noProof/>
              <w:lang w:val="en-US"/>
            </w:rPr>
            <w:t>9</w:t>
          </w:r>
          <w:r w:rsidR="00A931D8" w:rsidRPr="00A931D8">
            <w:rPr>
              <w:noProof/>
              <w:lang w:val="en-US"/>
            </w:rPr>
            <w:t>]</w:t>
          </w:r>
          <w:r w:rsidR="00837FED">
            <w:rPr>
              <w:lang w:val="en-US"/>
            </w:rPr>
            <w:fldChar w:fldCharType="end"/>
          </w:r>
        </w:sdtContent>
      </w:sdt>
      <w:r>
        <w:t>. Nhờ đó, JPEG compression có thể được đưa trực tiếp vào quá trình tạo perturbation thay vì chỉ được sử dụng như một phép kiểm tra sau khi nhiễu đã được tạo.</w:t>
      </w:r>
    </w:p>
    <w:p w14:paraId="33291B42" w14:textId="090893C9" w:rsidR="00885E03" w:rsidRDefault="006E7A58">
      <w:r>
        <w:t>Hướng tiếp cận này cho phép thuật toán chủ động tìm kiếm những perturbation có khả năng tồn tại tốt hơn sau quá trình nén JPEG</w:t>
      </w:r>
      <w:r w:rsidR="00EB4AB0">
        <w:rPr>
          <w:lang w:val="en-US"/>
        </w:rPr>
        <w:t xml:space="preserve"> </w:t>
      </w:r>
      <w:sdt>
        <w:sdtPr>
          <w:rPr>
            <w:lang w:val="en-US"/>
          </w:rPr>
          <w:id w:val="1838423790"/>
          <w:citation/>
        </w:sdtPr>
        <w:sdtEndPr/>
        <w:sdtContent>
          <w:r w:rsidR="00EB4AB0">
            <w:rPr>
              <w:lang w:val="en-US"/>
            </w:rPr>
            <w:fldChar w:fldCharType="begin"/>
          </w:r>
          <w:r w:rsidR="00EB4AB0">
            <w:rPr>
              <w:lang w:val="en-US"/>
            </w:rPr>
            <w:instrText xml:space="preserve"> CITATION Rei24 \l 1033 </w:instrText>
          </w:r>
          <w:r w:rsidR="00EB4AB0">
            <w:rPr>
              <w:lang w:val="en-US"/>
            </w:rPr>
            <w:fldChar w:fldCharType="separate"/>
          </w:r>
          <w:r w:rsidR="00EB4AB0" w:rsidRPr="00EB4AB0">
            <w:rPr>
              <w:noProof/>
              <w:lang w:val="en-US"/>
            </w:rPr>
            <w:t>[9]</w:t>
          </w:r>
          <w:r w:rsidR="00EB4AB0">
            <w:rPr>
              <w:lang w:val="en-US"/>
            </w:rPr>
            <w:fldChar w:fldCharType="end"/>
          </w:r>
        </w:sdtContent>
      </w:sdt>
      <w:r>
        <w:t>.</w:t>
      </w:r>
    </w:p>
    <w:p w14:paraId="77315374" w14:textId="77777777" w:rsidR="00885E03" w:rsidRDefault="006E7A58">
      <w:pPr>
        <w:pStyle w:val="Heading2"/>
      </w:pPr>
      <w:bookmarkStart w:id="49" w:name="_5vgrebaanv4b" w:colFirst="0" w:colLast="0"/>
      <w:bookmarkStart w:id="50" w:name="_Toc240633582"/>
      <w:bookmarkEnd w:id="49"/>
      <w:r>
        <w:t>1.1.12. Imperceptibility và Stealthiness</w:t>
      </w:r>
      <w:bookmarkEnd w:id="50"/>
    </w:p>
    <w:p w14:paraId="650FA25F" w14:textId="794F4B9F" w:rsidR="00885E03" w:rsidRPr="005A75F3" w:rsidRDefault="006E7A58" w:rsidP="005A75F3">
      <w:pPr>
        <w:rPr>
          <w:lang w:val="en-US"/>
        </w:rPr>
      </w:pPr>
      <w:r>
        <w:t>Imperceptibility thể hiện mức độ khó nhận biết của adversarial perturbation đối với người quan sát. Trong một số nghiên cứu, đặc tính này cũng được đề cập dưới khái niệm stealthiness</w:t>
      </w:r>
      <w:r w:rsidR="00481A80">
        <w:rPr>
          <w:lang w:val="en-US"/>
        </w:rPr>
        <w:t xml:space="preserve"> </w:t>
      </w:r>
      <w:sdt>
        <w:sdtPr>
          <w:rPr>
            <w:lang w:val="en-US"/>
          </w:rPr>
          <w:id w:val="-967510759"/>
          <w:citation/>
        </w:sdtPr>
        <w:sdtEndPr/>
        <w:sdtContent>
          <w:r w:rsidR="00481A80">
            <w:rPr>
              <w:lang w:val="en-US"/>
            </w:rPr>
            <w:fldChar w:fldCharType="begin"/>
          </w:r>
          <w:r w:rsidR="00481A80">
            <w:rPr>
              <w:lang w:val="en-US"/>
            </w:rPr>
            <w:instrText xml:space="preserve"> CITATION Sha23 \l 1033 </w:instrText>
          </w:r>
          <w:r w:rsidR="00481A80">
            <w:rPr>
              <w:lang w:val="en-US"/>
            </w:rPr>
            <w:fldChar w:fldCharType="separate"/>
          </w:r>
          <w:r w:rsidR="00481A80" w:rsidRPr="00481A80">
            <w:rPr>
              <w:noProof/>
              <w:lang w:val="en-US"/>
            </w:rPr>
            <w:t>[10]</w:t>
          </w:r>
          <w:r w:rsidR="00481A80">
            <w:rPr>
              <w:lang w:val="en-US"/>
            </w:rPr>
            <w:fldChar w:fldCharType="end"/>
          </w:r>
        </w:sdtContent>
      </w:sdt>
      <w:r>
        <w:t>.</w:t>
      </w:r>
    </w:p>
    <w:p w14:paraId="23D5015D" w14:textId="77777777" w:rsidR="00885E03" w:rsidRDefault="006E7A58">
      <w:r>
        <w:t>Đối với protective perturbation, đây là một yêu cầu đặc biệt quan trọng vì mục tiêu cuối cùng vẫn là bảo vệ một bức ảnh mà người dùng muốn công khai. Nếu lớp bảo vệ tạo ra những vệt màu, hạt nhiễu hoặc biến dạng dễ nhận thấy, chất lượng và giá trị sử dụng của ảnh sẽ bị ảnh hưởng.</w:t>
      </w:r>
    </w:p>
    <w:p w14:paraId="3DA20103" w14:textId="7E459D0F" w:rsidR="00885E03" w:rsidRDefault="006E7A58">
      <w:r>
        <w:t>Tuy nhiên, giảm cường độ perturbation quá mức lại có thể khiến lớp bảo vệ dễ bị loại bỏ bởi nén ảnh, khử nhiễu hoặc purification</w:t>
      </w:r>
      <w:r w:rsidR="00C7093E">
        <w:rPr>
          <w:lang w:val="en-US"/>
        </w:rPr>
        <w:t xml:space="preserve"> </w:t>
      </w:r>
      <w:sdt>
        <w:sdtPr>
          <w:rPr>
            <w:lang w:val="en-US"/>
          </w:rPr>
          <w:id w:val="402103336"/>
          <w:citation/>
        </w:sdtPr>
        <w:sdtEndPr/>
        <w:sdtContent>
          <w:r w:rsidR="00195B51">
            <w:rPr>
              <w:lang w:val="en-US"/>
            </w:rPr>
            <w:fldChar w:fldCharType="begin"/>
          </w:r>
          <w:r w:rsidR="00195B51">
            <w:rPr>
              <w:lang w:val="en-US"/>
            </w:rPr>
            <w:instrText xml:space="preserve"> CITATION Yan25 \l 1033 </w:instrText>
          </w:r>
          <w:r w:rsidR="00195B51">
            <w:rPr>
              <w:lang w:val="en-US"/>
            </w:rPr>
            <w:fldChar w:fldCharType="separate"/>
          </w:r>
          <w:r w:rsidR="00195B51" w:rsidRPr="00195B51">
            <w:rPr>
              <w:noProof/>
              <w:lang w:val="en-US"/>
            </w:rPr>
            <w:t>[8]</w:t>
          </w:r>
          <w:r w:rsidR="00195B51">
            <w:rPr>
              <w:lang w:val="en-US"/>
            </w:rPr>
            <w:fldChar w:fldCharType="end"/>
          </w:r>
        </w:sdtContent>
      </w:sdt>
      <w:r>
        <w:t xml:space="preserve">. Vì vậy, các phương pháp </w:t>
      </w:r>
      <w:r>
        <w:lastRenderedPageBreak/>
        <w:t>protective perturbation phải giải quyết sự đánh đổi giữa ba yếu tố chính: mức độ khó nhận biết của nhiễu, hiệu quả bảo vệ và tính bền vững trước các phép xử lý dữ liệu</w:t>
      </w:r>
      <w:r w:rsidR="00A931D8">
        <w:rPr>
          <w:lang w:val="en-US"/>
        </w:rPr>
        <w:t xml:space="preserve"> </w:t>
      </w:r>
      <w:sdt>
        <w:sdtPr>
          <w:rPr>
            <w:lang w:val="en-US"/>
          </w:rPr>
          <w:id w:val="-1325120570"/>
          <w:citation/>
        </w:sdtPr>
        <w:sdtEndPr/>
        <w:sdtContent>
          <w:r w:rsidR="00A931D8">
            <w:rPr>
              <w:lang w:val="en-US"/>
            </w:rPr>
            <w:fldChar w:fldCharType="begin"/>
          </w:r>
          <w:r w:rsidR="00A931D8">
            <w:rPr>
              <w:lang w:val="en-US"/>
            </w:rPr>
            <w:instrText xml:space="preserve"> CITATION Sha23 \l 1033 </w:instrText>
          </w:r>
          <w:r w:rsidR="00A931D8">
            <w:rPr>
              <w:lang w:val="en-US"/>
            </w:rPr>
            <w:fldChar w:fldCharType="separate"/>
          </w:r>
          <w:r w:rsidR="00A931D8" w:rsidRPr="00A931D8">
            <w:rPr>
              <w:noProof/>
              <w:lang w:val="en-US"/>
            </w:rPr>
            <w:t>[</w:t>
          </w:r>
          <w:r w:rsidR="007739FA" w:rsidRPr="007739FA">
            <w:rPr>
              <w:noProof/>
              <w:lang w:val="en-US"/>
            </w:rPr>
            <w:t>10</w:t>
          </w:r>
          <w:r w:rsidR="00A931D8" w:rsidRPr="00A931D8">
            <w:rPr>
              <w:noProof/>
              <w:lang w:val="en-US"/>
            </w:rPr>
            <w:t>]</w:t>
          </w:r>
          <w:r w:rsidR="00A931D8">
            <w:rPr>
              <w:lang w:val="en-US"/>
            </w:rPr>
            <w:fldChar w:fldCharType="end"/>
          </w:r>
        </w:sdtContent>
      </w:sdt>
      <w:r>
        <w:t>.</w:t>
      </w:r>
    </w:p>
    <w:p w14:paraId="23F55B63" w14:textId="77777777" w:rsidR="00885E03" w:rsidRDefault="006E7A58">
      <w:pPr>
        <w:pStyle w:val="Heading2"/>
      </w:pPr>
      <w:bookmarkStart w:id="51" w:name="_mifokxi2xngp" w:colFirst="0" w:colLast="0"/>
      <w:bookmarkStart w:id="52" w:name="_Toc240633583"/>
      <w:bookmarkEnd w:id="51"/>
      <w:r>
        <w:t>1.1.13. Mô hình đe doạ</w:t>
      </w:r>
      <w:bookmarkEnd w:id="52"/>
    </w:p>
    <w:p w14:paraId="16BFB6F0" w14:textId="0E79520C" w:rsidR="00885E03" w:rsidRDefault="006E7A58">
      <w:r>
        <w:t>Mô hình đe doạ (Threat Model) mô tả các giả định về mục tiêu, khả năng và hành vi của bên tấn công mà một phương pháp bảo vệ cần xem xét</w:t>
      </w:r>
      <w:r w:rsidR="00B7518F">
        <w:rPr>
          <w:lang w:val="en-US"/>
        </w:rPr>
        <w:t xml:space="preserve"> </w:t>
      </w:r>
      <w:sdt>
        <w:sdtPr>
          <w:rPr>
            <w:lang w:val="en-US"/>
          </w:rPr>
          <w:id w:val="281084915"/>
          <w:citation/>
        </w:sdtPr>
        <w:sdtEndPr/>
        <w:sdtContent>
          <w:r w:rsidR="00B7518F">
            <w:rPr>
              <w:lang w:val="en-US"/>
            </w:rPr>
            <w:fldChar w:fldCharType="begin"/>
          </w:r>
          <w:r w:rsidR="00B7518F">
            <w:rPr>
              <w:lang w:val="en-US"/>
            </w:rPr>
            <w:instrText xml:space="preserve"> CITATION Yix24 \l 1033 </w:instrText>
          </w:r>
          <w:r w:rsidR="00B7518F">
            <w:rPr>
              <w:lang w:val="en-US"/>
            </w:rPr>
            <w:fldChar w:fldCharType="separate"/>
          </w:r>
          <w:r w:rsidR="00B7518F" w:rsidRPr="00B7518F">
            <w:rPr>
              <w:noProof/>
              <w:lang w:val="en-US"/>
            </w:rPr>
            <w:t>[7]</w:t>
          </w:r>
          <w:r w:rsidR="00B7518F">
            <w:rPr>
              <w:lang w:val="en-US"/>
            </w:rPr>
            <w:fldChar w:fldCharType="end"/>
          </w:r>
        </w:sdtContent>
      </w:sdt>
      <w:r w:rsidR="00B7518F">
        <w:rPr>
          <w:lang w:val="en-US"/>
        </w:rPr>
        <w:t xml:space="preserve">, </w:t>
      </w:r>
      <w:sdt>
        <w:sdtPr>
          <w:rPr>
            <w:lang w:val="en-US"/>
          </w:rPr>
          <w:id w:val="1112637394"/>
          <w:citation/>
        </w:sdtPr>
        <w:sdtEndPr/>
        <w:sdtContent>
          <w:r w:rsidR="00885C10">
            <w:rPr>
              <w:lang w:val="en-US"/>
            </w:rPr>
            <w:fldChar w:fldCharType="begin"/>
          </w:r>
          <w:r w:rsidR="00885C10">
            <w:rPr>
              <w:lang w:val="en-US"/>
            </w:rPr>
            <w:instrText xml:space="preserve"> CITATION Zha24 \l 1033 </w:instrText>
          </w:r>
          <w:r w:rsidR="00885C10">
            <w:rPr>
              <w:lang w:val="en-US"/>
            </w:rPr>
            <w:fldChar w:fldCharType="separate"/>
          </w:r>
          <w:r w:rsidR="00885C10" w:rsidRPr="00885C10">
            <w:rPr>
              <w:noProof/>
              <w:lang w:val="en-US"/>
            </w:rPr>
            <w:t>[11]</w:t>
          </w:r>
          <w:r w:rsidR="00885C10">
            <w:rPr>
              <w:lang w:val="en-US"/>
            </w:rPr>
            <w:fldChar w:fldCharType="end"/>
          </w:r>
        </w:sdtContent>
      </w:sdt>
      <w:r>
        <w:t>.</w:t>
      </w:r>
    </w:p>
    <w:p w14:paraId="53D9E416" w14:textId="77777777" w:rsidR="00885E03" w:rsidRDefault="006E7A58">
      <w:r>
        <w:t>Trong bối cảnh của đề tài, người dùng trước tiên thêm protective perturbation vào ảnh trước khi công khai. Sau khi ảnh xuất hiện trên Internet, dữ liệu có thể trải qua các bước xử lý như nén hoặc thay đổi kích thước. Một bên thứ ba sau đó có thể thu thập ảnh mà không được sự đồng ý của chủ sở hữu.</w:t>
      </w:r>
    </w:p>
    <w:p w14:paraId="69100418" w14:textId="346224CB" w:rsidR="00885E03" w:rsidRPr="00C96133" w:rsidRDefault="006E7A58">
      <w:pPr>
        <w:rPr>
          <w:lang w:val="en-US"/>
        </w:rPr>
      </w:pPr>
      <w:r>
        <w:t>Bên thu thập cũng có thể chủ động áp dụng các kỹ thuật tiền xử lý hoặc purification nhằm loại bỏ lớp nhiễu bảo vệ</w:t>
      </w:r>
      <w:r w:rsidR="00041816">
        <w:rPr>
          <w:lang w:val="en-US"/>
        </w:rPr>
        <w:t xml:space="preserve"> </w:t>
      </w:r>
      <w:sdt>
        <w:sdtPr>
          <w:rPr>
            <w:lang w:val="en-US"/>
          </w:rPr>
          <w:id w:val="960533559"/>
          <w:citation/>
        </w:sdtPr>
        <w:sdtEndPr/>
        <w:sdtContent>
          <w:r w:rsidR="00953BD9">
            <w:rPr>
              <w:lang w:val="en-US"/>
            </w:rPr>
            <w:fldChar w:fldCharType="begin"/>
          </w:r>
          <w:r w:rsidR="00953BD9">
            <w:rPr>
              <w:lang w:val="en-US"/>
            </w:rPr>
            <w:instrText xml:space="preserve"> CITATION Yan25 \l 1033 </w:instrText>
          </w:r>
          <w:r w:rsidR="00953BD9">
            <w:rPr>
              <w:lang w:val="en-US"/>
            </w:rPr>
            <w:fldChar w:fldCharType="separate"/>
          </w:r>
          <w:r w:rsidR="00953BD9" w:rsidRPr="00953BD9">
            <w:rPr>
              <w:noProof/>
              <w:lang w:val="en-US"/>
            </w:rPr>
            <w:t>[8]</w:t>
          </w:r>
          <w:r w:rsidR="00953BD9">
            <w:rPr>
              <w:lang w:val="en-US"/>
            </w:rPr>
            <w:fldChar w:fldCharType="end"/>
          </w:r>
        </w:sdtContent>
      </w:sdt>
      <w:r>
        <w:t>. Cuối cùng, những ảnh sau xử lý được sử dụng để fine-tune hoặc cá nhân hoá một mô hình sinh ảnh</w:t>
      </w:r>
      <w:r w:rsidR="00391206">
        <w:rPr>
          <w:lang w:val="en-US"/>
        </w:rPr>
        <w:t xml:space="preserve"> </w:t>
      </w:r>
      <w:sdt>
        <w:sdtPr>
          <w:rPr>
            <w:lang w:val="en-US"/>
          </w:rPr>
          <w:id w:val="-1320573752"/>
          <w:citation/>
        </w:sdtPr>
        <w:sdtEndPr/>
        <w:sdtContent>
          <w:r w:rsidR="00AF0117">
            <w:rPr>
              <w:lang w:val="en-US"/>
            </w:rPr>
            <w:fldChar w:fldCharType="begin"/>
          </w:r>
          <w:r w:rsidR="00AF0117">
            <w:rPr>
              <w:lang w:val="en-US"/>
            </w:rPr>
            <w:instrText xml:space="preserve"> CITATION Nat23 \l 1033 </w:instrText>
          </w:r>
          <w:r w:rsidR="00AF0117">
            <w:rPr>
              <w:lang w:val="en-US"/>
            </w:rPr>
            <w:fldChar w:fldCharType="separate"/>
          </w:r>
          <w:r w:rsidR="00AF0117" w:rsidRPr="00AF0117">
            <w:rPr>
              <w:noProof/>
              <w:lang w:val="en-US"/>
            </w:rPr>
            <w:t>[4]</w:t>
          </w:r>
          <w:r w:rsidR="00AF0117">
            <w:rPr>
              <w:lang w:val="en-US"/>
            </w:rPr>
            <w:fldChar w:fldCharType="end"/>
          </w:r>
        </w:sdtContent>
      </w:sdt>
      <w:r w:rsidR="00AF0117">
        <w:rPr>
          <w:lang w:val="en-US"/>
        </w:rPr>
        <w:t xml:space="preserve">, </w:t>
      </w:r>
      <w:sdt>
        <w:sdtPr>
          <w:rPr>
            <w:lang w:val="en-US"/>
          </w:rPr>
          <w:id w:val="762651351"/>
          <w:citation/>
        </w:sdtPr>
        <w:sdtEndPr/>
        <w:sdtContent>
          <w:r w:rsidR="00DD313C">
            <w:rPr>
              <w:lang w:val="en-US"/>
            </w:rPr>
            <w:fldChar w:fldCharType="begin"/>
          </w:r>
          <w:r w:rsidR="00DD313C">
            <w:rPr>
              <w:lang w:val="en-US"/>
            </w:rPr>
            <w:instrText xml:space="preserve"> CITATION Yix24 \l 1033 </w:instrText>
          </w:r>
          <w:r w:rsidR="00DD313C">
            <w:rPr>
              <w:lang w:val="en-US"/>
            </w:rPr>
            <w:fldChar w:fldCharType="separate"/>
          </w:r>
          <w:r w:rsidR="00DD313C" w:rsidRPr="00DD313C">
            <w:rPr>
              <w:noProof/>
              <w:lang w:val="en-US"/>
            </w:rPr>
            <w:t>[7]</w:t>
          </w:r>
          <w:r w:rsidR="00DD313C">
            <w:rPr>
              <w:lang w:val="en-US"/>
            </w:rPr>
            <w:fldChar w:fldCharType="end"/>
          </w:r>
        </w:sdtContent>
      </w:sdt>
      <w:r w:rsidR="00C96133">
        <w:rPr>
          <w:lang w:val="en-US"/>
        </w:rPr>
        <w:t>.</w:t>
      </w:r>
    </w:p>
    <w:p w14:paraId="267A0056" w14:textId="77777777" w:rsidR="00885E03" w:rsidRDefault="006E7A58">
      <w:r>
        <w:t>Một phương pháp bảo vệ hiệu quả cần duy trì khả năng gây cản trở quá trình học của mô hình ngay cả trong các điều kiện trên, đồng thời bảo đảm ảnh công khai vẫn duy trì chất lượng thị giác phù hợp.</w:t>
      </w:r>
    </w:p>
    <w:p w14:paraId="316BA122" w14:textId="0B2D1AC8" w:rsidR="00885E03" w:rsidRDefault="006E7A58">
      <w:r>
        <w:t>Mô hình đe doạ như vậy phản ánh trực tiếp ba vấn đề chính của đề tài: bảo vệ dữ liệu trước việc sử dụng trái phép, duy trì lớp bảo vệ sau các biến đổi thực tế và chống lại những cơ chế chủ động loại bỏ protective perturbation</w:t>
      </w:r>
      <w:r w:rsidR="002C0505">
        <w:rPr>
          <w:lang w:val="en-US"/>
        </w:rPr>
        <w:t xml:space="preserve"> </w:t>
      </w:r>
      <w:sdt>
        <w:sdtPr>
          <w:rPr>
            <w:lang w:val="en-US"/>
          </w:rPr>
          <w:id w:val="1619875318"/>
          <w:citation/>
        </w:sdtPr>
        <w:sdtEndPr/>
        <w:sdtContent>
          <w:r w:rsidR="002C0505">
            <w:rPr>
              <w:lang w:val="en-US"/>
            </w:rPr>
            <w:fldChar w:fldCharType="begin"/>
          </w:r>
          <w:r w:rsidR="002C0505">
            <w:rPr>
              <w:lang w:val="en-US"/>
            </w:rPr>
            <w:instrText xml:space="preserve"> CITATION Yix24 \l 1033 </w:instrText>
          </w:r>
          <w:r w:rsidR="002C0505">
            <w:rPr>
              <w:lang w:val="en-US"/>
            </w:rPr>
            <w:fldChar w:fldCharType="separate"/>
          </w:r>
          <w:r w:rsidR="002C0505" w:rsidRPr="002C0505">
            <w:rPr>
              <w:noProof/>
              <w:lang w:val="en-US"/>
            </w:rPr>
            <w:t>[7]</w:t>
          </w:r>
          <w:r w:rsidR="002C0505">
            <w:rPr>
              <w:lang w:val="en-US"/>
            </w:rPr>
            <w:fldChar w:fldCharType="end"/>
          </w:r>
        </w:sdtContent>
      </w:sdt>
      <w:r w:rsidR="00027959">
        <w:rPr>
          <w:lang w:val="en-US"/>
        </w:rPr>
        <w:t xml:space="preserve">, </w:t>
      </w:r>
      <w:sdt>
        <w:sdtPr>
          <w:rPr>
            <w:lang w:val="en-US"/>
          </w:rPr>
          <w:id w:val="-1852720875"/>
          <w:citation/>
        </w:sdtPr>
        <w:sdtEndPr/>
        <w:sdtContent>
          <w:r w:rsidR="00027959">
            <w:rPr>
              <w:lang w:val="en-US"/>
            </w:rPr>
            <w:fldChar w:fldCharType="begin"/>
          </w:r>
          <w:r w:rsidR="00027959">
            <w:rPr>
              <w:lang w:val="en-US"/>
            </w:rPr>
            <w:instrText xml:space="preserve"> CITATION Zha24 \l 1033 </w:instrText>
          </w:r>
          <w:r w:rsidR="00027959">
            <w:rPr>
              <w:lang w:val="en-US"/>
            </w:rPr>
            <w:fldChar w:fldCharType="separate"/>
          </w:r>
          <w:r w:rsidR="00027959" w:rsidRPr="00027959">
            <w:rPr>
              <w:noProof/>
              <w:lang w:val="en-US"/>
            </w:rPr>
            <w:t>[11]</w:t>
          </w:r>
          <w:r w:rsidR="00027959">
            <w:rPr>
              <w:lang w:val="en-US"/>
            </w:rPr>
            <w:fldChar w:fldCharType="end"/>
          </w:r>
        </w:sdtContent>
      </w:sdt>
      <w:r>
        <w:t>.</w:t>
      </w:r>
    </w:p>
    <w:p w14:paraId="7D173A24" w14:textId="77777777" w:rsidR="00885E03" w:rsidRDefault="006E7A58">
      <w:pPr>
        <w:pStyle w:val="Heading1"/>
        <w:rPr>
          <w:sz w:val="26"/>
          <w:szCs w:val="26"/>
        </w:rPr>
      </w:pPr>
      <w:bookmarkStart w:id="53" w:name="_Toc240633584"/>
      <w:r>
        <w:t>1.2. Tổng quan nghiên cứu</w:t>
      </w:r>
      <w:bookmarkEnd w:id="53"/>
    </w:p>
    <w:p w14:paraId="7F1E7960" w14:textId="77777777" w:rsidR="00885E03" w:rsidRDefault="006E7A58">
      <w:pPr>
        <w:pStyle w:val="Heading2"/>
      </w:pPr>
      <w:bookmarkStart w:id="54" w:name="_Toc240633585"/>
      <w:r>
        <w:t>1.2.1. Các nghiên cứu trên thế giới</w:t>
      </w:r>
      <w:bookmarkEnd w:id="54"/>
    </w:p>
    <w:p w14:paraId="4F235348" w14:textId="77777777" w:rsidR="00885E03" w:rsidRDefault="006E7A58">
      <w:pPr>
        <w:ind w:firstLine="0"/>
        <w:rPr>
          <w:b/>
          <w:bCs/>
        </w:rPr>
      </w:pPr>
      <w:r>
        <w:rPr>
          <w:b/>
          <w:bCs/>
        </w:rPr>
        <w:t>a) Nhận xét chung</w:t>
      </w:r>
    </w:p>
    <w:p w14:paraId="193ED14B" w14:textId="77777777" w:rsidR="00885E03" w:rsidRDefault="006E7A58">
      <w:r>
        <w:t>Qua khảo sát các công trình quốc tế, có thể nhận thấy lĩnh vực bảo vệ hình ảnh trước các mô hình sinh ảnh AI đang diễn ra như một cuộc "chạy đua vũ trang" liên tục. Các nghiên cứu trên thế giới phát triển theo ba giai đoạn rõ rệt: (1) Đề xuất các phương pháp protective perturbation sơ khai; (2) Phát triển các kỹ thuật purification nhằm phá vỡ lớp bảo vệ; và (3) Nâng cấp protective perturbation để chống lại các cơ chế purification và đường ống xử lý thực tế.</w:t>
      </w:r>
    </w:p>
    <w:p w14:paraId="19EFDF73" w14:textId="77777777" w:rsidR="00885E03" w:rsidRDefault="006E7A58">
      <w:r>
        <w:t>Ở giai đoạn đầu tiên, các nghiên cứu tập trung vào việc tạo ra lớp nhiễu "tàng hình" để bảo vệ dữ liệu. Hai công trình tiêu biểu bao gồm:</w:t>
      </w:r>
    </w:p>
    <w:p w14:paraId="225BF0E8" w14:textId="77777777" w:rsidR="00885E03" w:rsidRDefault="006E7A58">
      <w:pPr>
        <w:numPr>
          <w:ilvl w:val="0"/>
          <w:numId w:val="2"/>
        </w:numPr>
        <w:spacing w:after="0"/>
      </w:pPr>
      <w:r>
        <w:t xml:space="preserve">Công trình </w:t>
      </w:r>
      <w:r>
        <w:rPr>
          <w:i/>
          <w:iCs/>
        </w:rPr>
        <w:t xml:space="preserve">"Glaze(2023): Protecting Artists from Style Mimicry by Text-to-Image Models" </w:t>
      </w:r>
      <w:r>
        <w:t xml:space="preserve">của nhóm tác giả Shawn Shan, Jenna Cryan, Emily Wenger, Haitao Zheng, Rana Hanocka, và Ben Y. Zhao. Nghiên cứu này tập trung bảo vệ </w:t>
      </w:r>
      <w:r>
        <w:lastRenderedPageBreak/>
        <w:t>phong cách nghệ thuật của cá nhân bằng cách đánh lừa feature space của mô hình thông qua một pretrained feature encoder, khiến mô hình học sai đặc trưng phong cách.</w:t>
      </w:r>
    </w:p>
    <w:p w14:paraId="3C35BB9D" w14:textId="77777777" w:rsidR="00885E03" w:rsidRDefault="006E7A58">
      <w:pPr>
        <w:numPr>
          <w:ilvl w:val="0"/>
          <w:numId w:val="2"/>
        </w:numPr>
      </w:pPr>
      <w:r>
        <w:t xml:space="preserve">Công trình </w:t>
      </w:r>
      <w:r>
        <w:rPr>
          <w:i/>
          <w:iCs/>
        </w:rPr>
        <w:t>"Nightshade(2024): Prompt-Specific Poisoning Attacks on Text-to-Image Generative Models"</w:t>
      </w:r>
      <w:r>
        <w:t xml:space="preserve"> của nhóm tác giả Shawn Shan, Wenxin Ding, Josephine Passananti, Stanley Wu, Haitao Zheng, và Ben Y. Zhao. Khác với Glaze, phương pháp này tạo ra sức răn đe mạnh mẽ hơn bằng cách đầu độc trực tiếp vào base model theo cơ chế prompt-specific poisoning. Chỉ với một lượng nhỏ dữ liệu nhiễm độc, nó có thể phá hủy hoàn toàn mối tương quan giữa văn bản gợi ý và hình ảnh sinh ra (ví dụ: yêu cầu sinh ảnh "con chó" nhưng lại ra "con mèo").</w:t>
      </w:r>
    </w:p>
    <w:p w14:paraId="746B4CE0" w14:textId="77777777" w:rsidR="00885E03" w:rsidRDefault="006E7A58">
      <w:r>
        <w:t xml:space="preserve">Nhằm khắc phục điểm yếu dễ bị bẻ gãy bởi các phép biến đổi ảnh cơ bản của các phương pháp trên, công trình </w:t>
      </w:r>
      <w:r>
        <w:rPr>
          <w:i/>
          <w:iCs/>
        </w:rPr>
        <w:t>"MetaCloak(2024): Preventing Unauthorized Subject-driven Text-to-image Diffusion-based Synthesis via Meta-learning"</w:t>
      </w:r>
      <w:r>
        <w:t xml:space="preserve"> của nhóm tác giả Yixin Liu, Chenrui Fan, Yutong Dai, Xun Chen, Pan Zhou, và Lichao Sun đã ra đời. Bằng cách kết hợp transformation sampling và hàm mất mát denoising-error maximization trên các steps-staggered surrogates, phương pháp này đã giải quyết được vấn đề sub-optimal của các heuristic thủ công, giúp nhiễu đối kháng có tính transferability cao hơn.</w:t>
      </w:r>
    </w:p>
    <w:p w14:paraId="53711B38" w14:textId="77777777" w:rsidR="00885E03" w:rsidRDefault="006E7A58">
      <w:r>
        <w:t>Tuy nhiên, sự xuất hiện của các lớp bảo vệ đã thúc đẩy phe thu thập dữ liệu phát triển các công cụ purification nhằm "giải độc" ảnh. Điển hình trong nhóm này là:</w:t>
      </w:r>
    </w:p>
    <w:p w14:paraId="352E1846" w14:textId="77777777" w:rsidR="00885E03" w:rsidRDefault="006E7A58">
      <w:pPr>
        <w:numPr>
          <w:ilvl w:val="0"/>
          <w:numId w:val="14"/>
        </w:numPr>
        <w:spacing w:after="0"/>
      </w:pPr>
      <w:r>
        <w:t>Công trình đề xuất phương pháp DiffPure (</w:t>
      </w:r>
      <w:r>
        <w:rPr>
          <w:i/>
          <w:iCs/>
        </w:rPr>
        <w:t>2022</w:t>
      </w:r>
      <w:r>
        <w:t xml:space="preserve">) mang tên </w:t>
      </w:r>
      <w:r>
        <w:rPr>
          <w:i/>
          <w:iCs/>
        </w:rPr>
        <w:t>"Diffusion Models for Adversarial Purification"</w:t>
      </w:r>
      <w:r>
        <w:t xml:space="preserve"> của nhóm tác giả Weili Nie, Brandon Guo, Yujia Huang, Chaowei Xiao, Arash Vahdat, và Anima Anandkumar. Kỹ thuật này sử dụng SDEdit để thêm nhiễu Gaussian và khử nhiễu nhằm phá vỡ cấu trúc adversarial perturbation. Dù vậy, nó bị giới hạn ở độ phân giải thấp và dễ làm mất chi tiết ảnh.</w:t>
      </w:r>
    </w:p>
    <w:p w14:paraId="4466029B" w14:textId="77777777" w:rsidR="00885E03" w:rsidRDefault="006E7A58">
      <w:pPr>
        <w:numPr>
          <w:ilvl w:val="0"/>
          <w:numId w:val="14"/>
        </w:numPr>
      </w:pPr>
      <w:r>
        <w:t xml:space="preserve">Để khắc phục, công trình </w:t>
      </w:r>
      <w:r>
        <w:rPr>
          <w:i/>
          <w:iCs/>
        </w:rPr>
        <w:t>"Can Protective Perturbation Safeguard Personal Data from Being Exploited by Stable Diffusion?(2023)"</w:t>
      </w:r>
      <w:r>
        <w:t xml:space="preserve"> của nhóm tác giả Zhengyue Zhao, Jinhao Duan, Kaidi Xu, Chenan Wang, Rui Zhang, Zidong Du, Qi Guo, và Xing Hu đã đề xuất kỹ thuật GrIDPure. Phương pháp này chia ảnh độ phân giải cao thành các lưới nhỏ chồng lấp, áp dụng small-step SDEdit để xóa nhiễu tần số cao mà không làm hỏng chi tiết ngữ nghĩa. Thực nghiệm cho thấy nó có khả năng vô hiệu hóa hoàn toàn các lớp bảo vệ của Glaze, AdvDM hay Anti-DreamBooth.</w:t>
      </w:r>
    </w:p>
    <w:p w14:paraId="187ED199" w14:textId="77777777" w:rsidR="00885E03" w:rsidRDefault="006E7A58">
      <w:r>
        <w:t>Để đối phó với các cỗ máy giải độc ngày càng tinh vi, thế hệ nghiên cứu thứ ba tập trung vào việc gia cố tính bền vững cho protective perturbation.</w:t>
      </w:r>
    </w:p>
    <w:p w14:paraId="543B9387" w14:textId="77777777" w:rsidR="00885E03" w:rsidRDefault="006E7A58">
      <w:pPr>
        <w:numPr>
          <w:ilvl w:val="0"/>
          <w:numId w:val="10"/>
        </w:numPr>
        <w:spacing w:after="0"/>
      </w:pPr>
      <w:r>
        <w:lastRenderedPageBreak/>
        <w:t xml:space="preserve">Công trình </w:t>
      </w:r>
      <w:r>
        <w:rPr>
          <w:i/>
          <w:iCs/>
        </w:rPr>
        <w:t>"Towards Robust Defense against Customization via Protective Perturbation Resistant to Diffusion-based Purification(2025)</w:t>
      </w:r>
      <w:r>
        <w:rPr>
          <w:b/>
          <w:bCs/>
        </w:rPr>
        <w:t>"</w:t>
      </w:r>
      <w:r>
        <w:t xml:space="preserve"> của nhóm tác giả Wenkui Yang, Jie Cao, Junxian Duan, và Ran He đã đề xuất phương pháp AntiPure, lần đầu tiên định nghĩa bài toán anti-purification. Bằng cách sử dụng Patch-wise Frequency Guidance để điều biến các dải tần số cao và Erroneous Timestep Guidance để làm rối loạn chiến lược khử nhiễu, phương pháp này giúp lớp nhiễu sống sót thành công qua quá trình lọc của GrIDPure.</w:t>
      </w:r>
    </w:p>
    <w:p w14:paraId="0C977DAF" w14:textId="77777777" w:rsidR="00885E03" w:rsidRDefault="006E7A58">
      <w:pPr>
        <w:numPr>
          <w:ilvl w:val="0"/>
          <w:numId w:val="10"/>
        </w:numPr>
      </w:pPr>
      <w:r>
        <w:t xml:space="preserve">Đồng thời, công trình </w:t>
      </w:r>
      <w:r>
        <w:rPr>
          <w:i/>
          <w:iCs/>
        </w:rPr>
        <w:t>"MetaCloak-JPEG: JPEG-Robust Adversarial Perturbation for Preventing Unauthorized DreamBooth-Based Deepfake Generation(2024)"</w:t>
      </w:r>
      <w:r>
        <w:t xml:space="preserve"> của nhóm tác giả Tanjim Rahaman Fardin, SM Zunaid Alam, Mahadi Hasan Fahim, và Md Faysal Mahfuz giải quyết "điểm mù cấu trúc" của các phương pháp trước đó: ảnh luôn bị nén tự động khi tải lên mạng xã hội. Bằng cách sử dụng Differentiable JPEG kết hợp bộ ước lượng Straight-Through Estimator, gradient có thể lan truyền qua hàm làm tròn của bộ nén, giúp năng lượng nhiễu không bị cắt bỏ ở dải tần cao, đạt tỷ lệ sống sót tới 91.3%.</w:t>
      </w:r>
    </w:p>
    <w:p w14:paraId="2ABD5BAC" w14:textId="77777777" w:rsidR="00885E03" w:rsidRDefault="006E7A58">
      <w:pPr>
        <w:ind w:firstLine="0"/>
        <w:rPr>
          <w:sz w:val="34"/>
          <w:szCs w:val="34"/>
        </w:rPr>
      </w:pPr>
      <w:r>
        <w:rPr>
          <w:b/>
          <w:bCs/>
        </w:rPr>
        <w:t>b) Khoảng trống nghiên cứu</w:t>
      </w:r>
    </w:p>
    <w:p w14:paraId="3D7298B2" w14:textId="77777777" w:rsidR="00885E03" w:rsidRDefault="006E7A58">
      <w:r>
        <w:t>Qua khảo sát các công trình quốc tế có thể nhận thấy Protective Perturbation đã được phát triển theo nhiều hướng nhằm hạn chế việc dữ liệu hình ảnh bị sử dụng trái phép để huấn luyện hoặc cá nhân hóa mô hình sinh ảnh. Các nghiên cứu như Glaze, Anti-DreamBooth và MetaCloak đã cho thấy khả năng chủ động đưa tín hiệu bảo vệ vào hình ảnh trước khi công khai. Tuy nhiên, khi đặt các phương pháp này trong quy trình xử lý dữ liệu thực tế, vấn đề về độ bền vững của perturbation vẫn cần tiếp tục được nghiên cứu.</w:t>
      </w:r>
    </w:p>
    <w:p w14:paraId="7058BBE1" w14:textId="77777777" w:rsidR="00885E03" w:rsidRDefault="006E7A58">
      <w:r>
        <w:t>Thứ nhất, Protective Perturbation có thể bị suy giảm sau các phép biến đổi dữ liệu phổ biến. Nhiều phương pháp đạt hiệu quả tốt khi ảnh bảo vệ được đưa trực tiếp vào quá trình huấn luyện hoặc cá nhân hóa mô hình. Trong thực tế, ảnh được công khai trên Internet có thể trải qua các thao tác như thay đổi kích thước, nén, chuyển đổi định dạng hoặc các bước tiền xử lý khác. Các phép biến đổi này có khả năng làm thay đổi cấu trúc của perturbation và làm giảm tác dụng bảo vệ.</w:t>
      </w:r>
    </w:p>
    <w:p w14:paraId="172C9110" w14:textId="77777777" w:rsidR="00885E03" w:rsidRDefault="006E7A58">
      <w:r>
        <w:t>Thứ hai, nén JPEG đặt ra một thách thức đáng chú ý đối với Protective Perturbation. JPEG là phương pháp nén mất dữ liệu, trong đó một phần thông tin của ảnh được loại bỏ để giảm kích thước tệp. Do adversarial perturbation thường có biên độ nhỏ, những thay đổi do quá trình nén gây ra có thể làm suy giảm tín hiệu đối kháng. Vì vậy, hiệu quả được ghi nhận trên ảnh chưa nén chưa phản ánh đầy đủ khả năng bảo vệ khi dữ liệu được sử dụng trong môi trường thực tế.</w:t>
      </w:r>
    </w:p>
    <w:p w14:paraId="23C5E310" w14:textId="77777777" w:rsidR="00885E03" w:rsidRDefault="006E7A58">
      <w:r>
        <w:t xml:space="preserve">Các nghiên cứu về JPEG-robust adversarial perturbation và Differentiable JPEG cho thấy một hướng giải quyết tiềm năng là đưa quá trình nén vào vòng lặp tối ưu hóa. </w:t>
      </w:r>
      <w:r>
        <w:lastRenderedPageBreak/>
        <w:t>Thay vì xem JPEG chỉ là một phép kiểm tra sau khi perturbation đã được tạo, phép nén có thể được mô phỏng ngay trong quá trình tối ưu nhằm hướng thuật toán tới những perturbation có khả năng tồn tại tốt hơn sau nén.</w:t>
      </w:r>
    </w:p>
    <w:p w14:paraId="79A4A4E4" w14:textId="77777777" w:rsidR="00885E03" w:rsidRDefault="006E7A58">
      <w:r>
        <w:t>Thứ ba, việc tăng độ bền vững trước JPEG cần được xem xét đồng thời với chất lượng thị giác của hình ảnh. Protective Perturbation chỉ có ý nghĩa thực tiễn khi ảnh sau khi được bảo vệ vẫn có thể được người dùng chia sẻ và sử dụng bình thường. Nếu việc tăng độ bền của perturbation yêu cầu mức nhiễu quá lớn và gây ra những thay đổi dễ nhận biết, giá trị sử dụng của phương pháp sẽ bị giảm. Do đó, tồn tại sự đánh đổi giữa hiệu quả bảo vệ, khả năng duy trì tác dụng sau nén và chất lượng cảm nhận của hình ảnh.</w:t>
      </w:r>
    </w:p>
    <w:p w14:paraId="3C56B4FE" w14:textId="77777777" w:rsidR="00885E03" w:rsidRDefault="006E7A58">
      <w:r>
        <w:t>Từ những nhận xét trên, một khoảng trống có ý nghĩa thực tiễn là nghiên cứu mức độ ảnh hưởng của nén JPEG đối với Protective Perturbation và xây dựng phương pháp tạo perturbation có khả năng duy trì hiệu quả tốt hơn sau quá trình nén mà vẫn bảo đảm chất lượng thị giác của ảnh.</w:t>
      </w:r>
    </w:p>
    <w:p w14:paraId="656A38FB" w14:textId="77777777" w:rsidR="00885E03" w:rsidRDefault="006E7A58">
      <w:r>
        <w:t>Đây là vấn đề được lựa chọn làm trọng tâm nghiên cứu của đề tài.</w:t>
      </w:r>
    </w:p>
    <w:p w14:paraId="3718E4AE" w14:textId="77777777" w:rsidR="00885E03" w:rsidRDefault="006E7A58">
      <w:pPr>
        <w:pStyle w:val="Heading2"/>
      </w:pPr>
      <w:bookmarkStart w:id="55" w:name="_Toc240633586"/>
      <w:r>
        <w:t>*1.2.2. Các nghiên cứu tại Việt Nam</w:t>
      </w:r>
      <w:bookmarkEnd w:id="55"/>
    </w:p>
    <w:p w14:paraId="5109A57A" w14:textId="77777777" w:rsidR="00885E03" w:rsidRDefault="006E7A58">
      <w:pPr>
        <w:ind w:firstLine="0"/>
        <w:jc w:val="both"/>
        <w:rPr>
          <w:b/>
          <w:bCs/>
        </w:rPr>
      </w:pPr>
      <w:r>
        <w:rPr>
          <w:b/>
          <w:bCs/>
        </w:rPr>
        <w:t>a) Nhận xét chung</w:t>
      </w:r>
    </w:p>
    <w:p w14:paraId="7A1E10FC" w14:textId="77777777" w:rsidR="00885E03" w:rsidRDefault="006E7A58">
      <w:pPr>
        <w:jc w:val="both"/>
      </w:pPr>
      <w:r>
        <w:t>Qua các công trình được khảo sát có thể nhận thấy nghiên cứu về học máy đối kháng tại Việt Nam đã được triển khai theo nhiều hướng, từ tạo và tối ưu mẫu đối kháng, nâng cao độ bền vững của mô hình trước adversarial attack, loại bỏ nhiễu đối kháng, cho đến nghiên cứu các vấn đề an toàn của mô hình sinh ảnh từ văn bản. Tuy nhiên, phần lớn các công trình vẫn tập trung vào bài toán adversarial attack và adversarial defense đối với các mô hình thị giác truyền thống. Việc sử dụng nhiễu đối kháng như một cơ chế chủ động nhằm bảo vệ ảnh công khai trước nguy cơ bị thu thập để huấn luyện hoặc cá nhân hoá mô hình sinh ảnh mới chỉ xuất hiện trong một số ít nghiên cứu.</w:t>
      </w:r>
    </w:p>
    <w:p w14:paraId="6E7E8150" w14:textId="77777777" w:rsidR="00885E03" w:rsidRDefault="006E7A58">
      <w:pPr>
        <w:jc w:val="both"/>
      </w:pPr>
      <w:r>
        <w:t xml:space="preserve">Ở hướng tạo và tối ưu mẫu đối kháng, công trình </w:t>
      </w:r>
      <w:r>
        <w:rPr>
          <w:i/>
          <w:iCs/>
        </w:rPr>
        <w:t>“A novel generalized adversarial image method using descriptive features”</w:t>
      </w:r>
      <w:r>
        <w:t xml:space="preserve"> (2023) của Hồ Trương Phi, Phạm Duy Trung và Bùi Thu Lâm đề xuất sử dụng mạng sinh đối kháng GAN để tạo các ảnh có khả năng đánh lừa YOLOv7 và InceptionV3. Nghiên cứu đồng thời sử dụng các chỉ số chất lượng ảnh để đánh giá mức độ biến đổi do quá trình tạo adversarial image gây ra. Điều này cho thấy bên cạnh khả năng tấn công mô hình, chất lượng cảm nhận của ảnh cũng đã được xem xét trong các nghiên cứu adversarial learning tại Việt Nam.</w:t>
      </w:r>
    </w:p>
    <w:p w14:paraId="0633DE51" w14:textId="77777777" w:rsidR="00885E03" w:rsidRDefault="006E7A58">
      <w:pPr>
        <w:jc w:val="both"/>
      </w:pPr>
      <w:r>
        <w:t xml:space="preserve">Bài toán tối ưu chất lượng perturbation được nghiên cứu sâu hơn trong </w:t>
      </w:r>
      <w:r>
        <w:rPr>
          <w:i/>
          <w:iCs/>
        </w:rPr>
        <w:t>“Improving Diversity and Quality of Adversarial Examples in Adversarial Transformation Network”</w:t>
      </w:r>
      <w:r>
        <w:t xml:space="preserve"> (2023) của Duc-Anh Nguyen và cộng sự. Nhóm tác giả đề xuất PatternAttack nhằm giải </w:t>
      </w:r>
      <w:r>
        <w:lastRenderedPageBreak/>
        <w:t>quyết hai hạn chế của Adversarial Transformation Network là mức độ đa dạng thấp và chất lượng chưa cao của adversarial examples. Phương pháp sử dụng stacked convolutional autoencoder để tạo nhiều dạng phân bố perturbation khác nhau, đồng thời tối ưu chất lượng mẫu đối kháng theo các chuẩn (L_0) và (L_2). Kết quả thực nghiệm trên MNIST và CIFAR-10 cho thấy phương pháp có thể tạo các mẫu đối kháng đa dạng với tỷ lệ tấn công cao, đồng thời giảm đáng kể lượng perturbation dư thừa. Nội dung này cho thấy việc kiểm soát vị trí, cường độ và mức độ ảnh hưởng của perturbation đã trở thành một vấn đề được quan tâm trong các nghiên cứu trong nước.</w:t>
      </w:r>
    </w:p>
    <w:p w14:paraId="0EE46D78" w14:textId="77777777" w:rsidR="00885E03" w:rsidRDefault="006E7A58">
      <w:pPr>
        <w:jc w:val="both"/>
      </w:pPr>
      <w:r>
        <w:t xml:space="preserve">Song song với hướng tạo nhiễu, các nghiên cứu trong nước cũng tiếp cận bài toán từ phía phòng vệ. </w:t>
      </w:r>
      <w:r>
        <w:rPr>
          <w:i/>
          <w:iCs/>
        </w:rPr>
        <w:t>“SCADefender: An Autoencoder-Based Defense for CNN-Based Image Classifiers”</w:t>
      </w:r>
      <w:r>
        <w:t xml:space="preserve"> (2023) của Duc-Anh Nguyen và cộng sự sử dụng stacked convolutional autoencoder nhằm loại bỏ thành phần adversarial perturbation khỏi ảnh trước khi đưa vào mô hình phân loại. Phương pháp được đánh giá trên MNIST, Fashion-MNIST và CIFAR-10 và cho thấy khả năng nâng cao độ bền vững của mô hình trước adversarial attack. Nếu các nghiên cứu tạo adversarial example chứng minh khả năng đưa tín hiệu có chủ đích vào ảnh để làm sai lệch hành vi mô hình, SCADefender cho thấy chiều ngược lại cũng khả thi: perturbation có thể được chủ động phát hiện hoặc loại bỏ bằng một bước tiền xử lý phù hợp.</w:t>
      </w:r>
    </w:p>
    <w:p w14:paraId="6C48563B" w14:textId="77777777" w:rsidR="00885E03" w:rsidRDefault="006E7A58">
      <w:pPr>
        <w:jc w:val="both"/>
      </w:pPr>
      <w:r>
        <w:t xml:space="preserve">Hướng loại bỏ nhiễu tiếp tục được mở rộng khi mô hình khuếch tán được sử dụng cho adversarial purification. Tại SOICT 2024, Minh Chau Nguyen và Ngoc Hoang Luong giới thiệu </w:t>
      </w:r>
      <w:r>
        <w:rPr>
          <w:i/>
          <w:iCs/>
        </w:rPr>
        <w:t>“Diffusion-Based Purification for Adversarial Defense in Medical Image Classification”</w:t>
      </w:r>
      <w:r>
        <w:t xml:space="preserve"> (2024), trong đó diffusion model được sử dụng để làm sạch ảnh đối kháng trước khi thực hiện phân loại ảnh y tế. Công trình được công bố trong kỷ yếu SOICT 2024 và sau đó xuất bản trong bộ sách Information and Communication Technology của Springer. Mặc dù bài toán nghiên cứu khác với bảo vệ ảnh trước mô hình sinh, sự xuất hiện của diffusion-based purification có ý nghĩa đối với hướng nghiên cứu của đề tài, bởi nó cho thấy adversarial perturbation có thể phải đối mặt với các cơ chế khử nhiễu ngày càng mạnh hơn thay vì chỉ các bộ lọc ảnh truyền thống.</w:t>
      </w:r>
    </w:p>
    <w:p w14:paraId="2E20F3C5" w14:textId="77777777" w:rsidR="00885E03" w:rsidRDefault="006E7A58">
      <w:pPr>
        <w:jc w:val="both"/>
      </w:pPr>
      <w:r>
        <w:t xml:space="preserve">Bên cạnh các nghiên cứu trên ảnh đầu vào của mô hình phân loại, nghiên cứu adversarial learning tại Việt Nam cũng bắt đầu mở rộng sang các hệ thống sinh ảnh từ văn bản. Công trình </w:t>
      </w:r>
      <w:r>
        <w:rPr>
          <w:i/>
          <w:iCs/>
        </w:rPr>
        <w:t>“Diverse Adversarial Samples for Text-to-Image Generation via Quality-Diversity Optimization”</w:t>
      </w:r>
      <w:r>
        <w:t xml:space="preserve"> (2024) của Thai Huy Nguyen và Ngoc Hoang Luong, được trình bày tại SOICT 2024 và xuất bản trong kỷ yếu Springer, nghiên cứu việc tạo các adversarial text input đa dạng nhằm đánh giá độ bền vững của mô hình text-to-image. Mặc dù perturbation của nghiên cứu nằm ở không gian văn bản thay vì hình ảnh, công trình cho thấy phạm vi nghiên cứu adversarial learning trong nước đã bắt đầu chuyển từ các mô hình phân loại truyền thống sang chính các hệ thống generative AI.</w:t>
      </w:r>
    </w:p>
    <w:p w14:paraId="41349A6B" w14:textId="77777777" w:rsidR="00885E03" w:rsidRDefault="006E7A58">
      <w:pPr>
        <w:jc w:val="both"/>
      </w:pPr>
      <w:r>
        <w:lastRenderedPageBreak/>
        <w:t xml:space="preserve">Trong số sáu công trình được khảo sát, </w:t>
      </w:r>
      <w:r>
        <w:rPr>
          <w:i/>
          <w:iCs/>
        </w:rPr>
        <w:t>“Anti-DreamBooth: Protecting Users from Personalized Text-to-image Synthesis”</w:t>
      </w:r>
      <w:r>
        <w:t xml:space="preserve"> (2023) của Thanh Van Le, Hao Phung, Thuan Hoang Nguyen, Quan Dao, Ngoc N. Tran và Anh Tran là nghiên cứu có mối liên hệ trực tiếp nhất với đề tài. Công trình được công bố tại ICCV 2023 với phần lớn nhóm tác giả thuộc VinAI Research. Khác với các nghiên cứu adversarial attack truyền thống, Anti-DreamBooth xem adversarial perturbation như một cơ chế phòng vệ chủ động: trước khi ảnh được công khai, một lượng nhiễu khó nhận biết được thêm vào ảnh nhằm làm suy giảm chất lượng của các mô hình DreamBooth được fine-tune trái phép từ những ảnh này. Các phương pháp như FSMG và ASPL được nghiên cứu nhằm tối ưu perturbation trong bài toán hai cấp giữa quá trình tạo nhiễu và quá trình fine-tuning của DreamBooth. Anti-DreamBooth vì vậy có thể được xem là cầu nối trực tiếp giữa nền tảng adversarial learning đã được nghiên cứu trong nước và bài toán bảo vệ dữ liệu cá nhân trước sự phát triển của mô hình sinh ảnh.</w:t>
      </w:r>
    </w:p>
    <w:p w14:paraId="1A14CA26" w14:textId="77777777" w:rsidR="00885E03" w:rsidRDefault="006E7A58">
      <w:pPr>
        <w:ind w:firstLine="0"/>
        <w:jc w:val="both"/>
        <w:rPr>
          <w:b/>
          <w:bCs/>
        </w:rPr>
      </w:pPr>
      <w:r>
        <w:rPr>
          <w:b/>
          <w:bCs/>
        </w:rPr>
        <w:t>b) Khoảng trống nghiên cứu</w:t>
      </w:r>
    </w:p>
    <w:p w14:paraId="2A9BCE07" w14:textId="77777777" w:rsidR="00885E03" w:rsidRDefault="006E7A58">
      <w:r>
        <w:t>Qua các công trình được khảo sát có thể nhận thấy nghiên cứu về adversarial learning tại Việt Nam đã tiếp cận nhiều thành phần quan trọng, bao gồm tạo adversarial perturbation, nâng cao chất lượng adversarial example, adversarial defense, diffusion-based purification và đánh giá độ bền vững của các hệ thống trí tuệ nhân tạo.</w:t>
      </w:r>
    </w:p>
    <w:p w14:paraId="363B9B31" w14:textId="77777777" w:rsidR="00885E03" w:rsidRDefault="006E7A58">
      <w:r>
        <w:t>Tuy nhiên, phần lớn các nghiên cứu trong nước vẫn tập trung vào adversarial attack hoặc adversarial defense đối với các mô hình phân loại. Việc sử dụng adversarial perturbation theo hướng phòng vệ chủ động, tức thêm perturbation vào dữ liệu trước khi công khai nhằm ngăn dữ liệu bị sử dụng trái phép để huấn luyện mô hình sinh ảnh, vẫn còn tương đối hạn chế.</w:t>
      </w:r>
    </w:p>
    <w:p w14:paraId="27BD6691" w14:textId="77777777" w:rsidR="00885E03" w:rsidRDefault="006E7A58">
      <w:r>
        <w:t>Anti-DreamBooth là một trong những nghiên cứu có liên hệ trực tiếp với bài toán này. Công trình cho thấy Protective Perturbation có thể được sử dụng nhằm làm suy giảm khả năng cá nhân hóa mô hình DreamBooth khi hình ảnh của người dùng bị thu thập trái phép. Đồng thời, các thử nghiệm với những phép biến đổi như Gaussian blur và JPEG compression cho thấy việc xử lý lại ảnh có thể ảnh hưởng đến hiệu quả của perturbation.</w:t>
      </w:r>
    </w:p>
    <w:p w14:paraId="28149242" w14:textId="77777777" w:rsidR="00885E03" w:rsidRDefault="006E7A58">
      <w:r>
        <w:t>Điều này đặt ra một vấn đề quan trọng đối với khả năng triển khai Protective Perturbation trong thực tế. Ảnh công khai trên Internet có thể không được giữ nguyên từ thời điểm người dùng đăng tải đến thời điểm dữ liệu được một bên khác thu thập. Quá trình nén, chuyển đổi hoặc lưu trữ lại có thể làm thay đổi lớp nhiễu bảo vệ. Trong đó, JPEG compression là một trường hợp đáng chú ý do đây là một kỹ thuật nén ảnh mất dữ liệu phổ biến.</w:t>
      </w:r>
    </w:p>
    <w:p w14:paraId="383BAFB1" w14:textId="77777777" w:rsidR="00885E03" w:rsidRDefault="006E7A58">
      <w:r>
        <w:lastRenderedPageBreak/>
        <w:t>Mặc dù các nghiên cứu trong nước đã cung cấp nền tảng về tạo perturbation, kiểm soát chất lượng adversarial example và Protective Perturbation cho DreamBooth, vấn đề xây dựng Protective Perturbation có khả năng thích ứng với nén JPEG chưa được nghiên cứu đầy đủ trong phạm vi các công trình được khảo sát.</w:t>
      </w:r>
    </w:p>
    <w:p w14:paraId="64CFD83D" w14:textId="77777777" w:rsidR="00885E03" w:rsidRDefault="006E7A58">
      <w:r>
        <w:t>Bên cạnh đó, sự đánh đổi giữa ba yếu tố gồm hiệu quả bảo vệ, độ bền vững trước nén JPEG và chất lượng thị giác cũng cần được khảo sát cụ thể. Một perturbation có hiệu quả trên ảnh ban đầu nhưng mất tác dụng sau nén sẽ có giá trị ứng dụng hạn chế. Ngược lại, nếu tăng cường perturbation quá mức nhằm chống chịu quá trình nén, ảnh bảo vệ có thể xuất hiện biến dạng hoặc nhiễu dễ nhận biết.</w:t>
      </w:r>
    </w:p>
    <w:p w14:paraId="14A78C2E" w14:textId="77777777" w:rsidR="00885E03" w:rsidRDefault="006E7A58">
      <w:r>
        <w:t>Từ đó, đề tài xác định khoảng trống nghiên cứu tập trung vào đánh giá ảnh hưởng của nén JPEG đến Protective Perturbation và nghiên cứu phương pháp tạo nhiễu bảo vệ có khả năng duy trì hiệu quả tốt hơn sau nén, đồng thời hạn chế ảnh hưởng đến chất lượng thị giác của hình ảnh.</w:t>
      </w:r>
    </w:p>
    <w:p w14:paraId="7AB98963" w14:textId="77777777" w:rsidR="00885E03" w:rsidRDefault="006E7A58">
      <w:r>
        <w:t>Khoảng trống này tạo cơ sở trực tiếp cho hướng nghiên cứu được trình bày tại Mục 1.3.</w:t>
      </w:r>
    </w:p>
    <w:p w14:paraId="3AD8A283" w14:textId="77777777" w:rsidR="00885E03" w:rsidRDefault="006E7A58">
      <w:pPr>
        <w:pStyle w:val="Heading1"/>
        <w:spacing w:before="0" w:line="360" w:lineRule="auto"/>
      </w:pPr>
      <w:bookmarkStart w:id="56" w:name="_Toc240633587"/>
      <w:r>
        <w:rPr>
          <w:sz w:val="26"/>
          <w:szCs w:val="26"/>
        </w:rPr>
        <w:t>1.3. Hướng nghiên cứu của đề tài</w:t>
      </w:r>
      <w:bookmarkEnd w:id="56"/>
    </w:p>
    <w:p w14:paraId="23DF45B2" w14:textId="77777777" w:rsidR="00885E03" w:rsidRDefault="006E7A58">
      <w:pPr>
        <w:spacing w:before="240"/>
        <w:ind w:firstLine="0"/>
      </w:pPr>
      <w:r>
        <w:t>Từ kết quả tổng quan các nghiên cứu trong và ngoài nước có thể nhận thấy Protective Perturbation là một hướng tiếp cận tiềm năng nhằm chủ động bảo vệ hình ảnh trước nguy cơ bị thu thập và sử dụng trái phép để huấn luyện hoặc cá nhân hóa mô hình sinh ảnh. Tuy nhiên, hiệu quả của lớp bảo vệ không chỉ phụ thuộc vào khả năng gây ảnh hưởng đến quá trình học của mô hình mà còn phụ thuộc vào khả năng duy trì tín hiệu đối kháng sau các phép biến đổi dữ liệu xảy ra trong thực tế.</w:t>
      </w:r>
    </w:p>
    <w:p w14:paraId="478189CB" w14:textId="77777777" w:rsidR="00885E03" w:rsidRDefault="006E7A58">
      <w:pPr>
        <w:spacing w:before="240"/>
        <w:ind w:firstLine="0"/>
      </w:pPr>
      <w:r>
        <w:t>Trong số các phép biến đổi phổ biến, nén JPEG có ý nghĩa đặc biệt đối với bài toán bảo vệ hình ảnh. Hình ảnh được chia sẻ, lưu trữ hoặc truyền tải trên Internet có thể bị nén hoặc mã hóa lại nhằm giảm dung lượng dữ liệu. Do JPEG là phương pháp nén mất dữ liệu, một phần thông tin của ảnh sẽ bị loại bỏ trong quá trình nén. Điều này có thể làm suy giảm thành phần nhiễu đối kháng được thêm vào ảnh và từ đó làm giảm hiệu quả của Protective Perturbation.</w:t>
      </w:r>
    </w:p>
    <w:p w14:paraId="4F8FF933" w14:textId="77777777" w:rsidR="00885E03" w:rsidRDefault="006E7A58">
      <w:pPr>
        <w:spacing w:before="240"/>
        <w:ind w:firstLine="0"/>
      </w:pPr>
      <w:r>
        <w:t xml:space="preserve">Xuất phát từ vấn đề trên và xét đến phạm vi thực hiện của đề tài, nghiên cứu tập trung vào </w:t>
      </w:r>
      <w:r>
        <w:rPr>
          <w:b/>
          <w:bCs/>
        </w:rPr>
        <w:t>đánh giá ảnh hưởng của nén JPEG và xây dựng Protective Perturbation có độ bền vững tốt hơn trước nén JPEG</w:t>
      </w:r>
      <w:r>
        <w:t>, thay vì đồng thời giải quyết nhiều cơ chế xử lý và loại bỏ nhiễu khác nhau.</w:t>
      </w:r>
    </w:p>
    <w:p w14:paraId="61580C2A" w14:textId="77777777" w:rsidR="00885E03" w:rsidRDefault="006E7A58">
      <w:pPr>
        <w:spacing w:before="240"/>
        <w:ind w:firstLine="0"/>
      </w:pPr>
      <w:r>
        <w:t>Hướng nghiên cứu được triển khai theo ba nội dung chính sau đây.</w:t>
      </w:r>
    </w:p>
    <w:p w14:paraId="09D7A404" w14:textId="77777777" w:rsidR="00885E03" w:rsidRDefault="006E7A58">
      <w:pPr>
        <w:pStyle w:val="Heading2"/>
      </w:pPr>
      <w:bookmarkStart w:id="57" w:name="_vf41js25wi5a" w:colFirst="0" w:colLast="0"/>
      <w:bookmarkStart w:id="58" w:name="_Toc240633588"/>
      <w:bookmarkEnd w:id="57"/>
      <w:r>
        <w:lastRenderedPageBreak/>
        <w:t>1.3.1. Đánh giá ảnh hưởng của nén JPEG đến hiệu quả của Protective Perturbation</w:t>
      </w:r>
      <w:bookmarkEnd w:id="58"/>
    </w:p>
    <w:p w14:paraId="30BBF17D" w14:textId="77777777" w:rsidR="00885E03" w:rsidRDefault="006E7A58">
      <w:pPr>
        <w:spacing w:before="240"/>
        <w:ind w:firstLine="0"/>
      </w:pPr>
      <w:r>
        <w:t>Trước tiên, đề tài tiến hành khảo sát mức độ ảnh hưởng của nén JPEG đến Protective Perturbation.</w:t>
      </w:r>
    </w:p>
    <w:p w14:paraId="352C1F8E" w14:textId="77777777" w:rsidR="00885E03" w:rsidRDefault="006E7A58">
      <w:pPr>
        <w:spacing w:before="240"/>
        <w:ind w:firstLine="0"/>
      </w:pPr>
      <w:r>
        <w:t>Trong điều kiện lý tưởng, ảnh sau khi được thêm nhiễu bảo vệ có thể được sử dụng trực tiếp làm dữ liệu đầu vào cho quá trình cá nhân hóa mô hình. Tuy nhiên, tình huống này chưa phản ánh đầy đủ môi trường sử dụng thực tế, bởi ảnh công khai có thể trải qua quá trình nén hoặc mã hóa lại trước khi được bên thứ ba thu thập.</w:t>
      </w:r>
    </w:p>
    <w:p w14:paraId="78C34793" w14:textId="77777777" w:rsidR="00885E03" w:rsidRDefault="006E7A58">
      <w:pPr>
        <w:spacing w:before="240"/>
        <w:ind w:firstLine="0"/>
      </w:pPr>
      <w:r>
        <w:t>Đề tài xây dựng một quy trình thực nghiệm gồm các bước cơ bản:</w:t>
      </w:r>
    </w:p>
    <w:p w14:paraId="769DCD0F" w14:textId="77777777" w:rsidR="00885E03" w:rsidRDefault="006E7A58">
      <w:pPr>
        <w:spacing w:before="240"/>
        <w:ind w:firstLine="0"/>
        <w:rPr>
          <w:b/>
          <w:bCs/>
        </w:rPr>
      </w:pPr>
      <w:r>
        <w:rPr>
          <w:b/>
          <w:bCs/>
        </w:rPr>
        <w:t>Ảnh gốc → Tạo Protective Perturbation → Nén JPEG → Sử dụng ảnh sau nén → Đánh giá hiệu quả bảo vệ.</w:t>
      </w:r>
    </w:p>
    <w:p w14:paraId="1ED09FA1" w14:textId="77777777" w:rsidR="00885E03" w:rsidRDefault="006E7A58">
      <w:pPr>
        <w:spacing w:before="240"/>
        <w:ind w:firstLine="0"/>
      </w:pPr>
      <w:r>
        <w:t>Ảnh bảo vệ được thử nghiệm với nhiều mức chất lượng JPEG khác nhau, từ mức nén nhẹ đến mức nén mạnh. Kết quả sau nén được so sánh với trường hợp ảnh bảo vệ chưa trải qua JPEG nhằm xác định mức độ suy giảm hiệu quả của Protective Perturbation.</w:t>
      </w:r>
    </w:p>
    <w:p w14:paraId="44889B9C" w14:textId="77777777" w:rsidR="00885E03" w:rsidRDefault="006E7A58">
      <w:pPr>
        <w:spacing w:before="240"/>
        <w:ind w:firstLine="0"/>
      </w:pPr>
      <w:r>
        <w:t>Thông qua thực nghiệm này, đề tài hướng tới trả lời câu hỏi nghiên cứu thứ nhất:</w:t>
      </w:r>
    </w:p>
    <w:p w14:paraId="47C68B62" w14:textId="77777777" w:rsidR="00885E03" w:rsidRDefault="006E7A58">
      <w:pPr>
        <w:spacing w:before="240"/>
        <w:ind w:firstLine="0"/>
        <w:rPr>
          <w:b/>
          <w:bCs/>
        </w:rPr>
      </w:pPr>
      <w:r>
        <w:rPr>
          <w:b/>
          <w:bCs/>
        </w:rPr>
        <w:t>Nén JPEG ảnh hưởng như thế nào đến hiệu quả của Protective Perturbation trong bài toán ngăn chặn việc sử dụng trái phép ảnh để cá nhân hóa mô hình sinh ảnh?</w:t>
      </w:r>
    </w:p>
    <w:p w14:paraId="26DE1508" w14:textId="77777777" w:rsidR="00885E03" w:rsidRDefault="006E7A58">
      <w:pPr>
        <w:spacing w:before="240"/>
        <w:ind w:firstLine="0"/>
      </w:pPr>
      <w:r>
        <w:t>Kết quả thu được là cơ sở để xác định sự cần thiết của việc thiết kế lớp nhiễu có khả năng thích ứng tốt hơn với JPEG.</w:t>
      </w:r>
    </w:p>
    <w:p w14:paraId="30D992FF" w14:textId="77777777" w:rsidR="00885E03" w:rsidRDefault="006E7A58">
      <w:pPr>
        <w:pStyle w:val="Heading2"/>
      </w:pPr>
      <w:bookmarkStart w:id="59" w:name="_wyn93odwbix6" w:colFirst="0" w:colLast="0"/>
      <w:bookmarkStart w:id="60" w:name="_Toc240633589"/>
      <w:bookmarkEnd w:id="59"/>
      <w:r>
        <w:t>1.3.2. Nghiên cứu Protective Perturbation có khả năng thích ứng với nén JPEG</w:t>
      </w:r>
      <w:bookmarkEnd w:id="60"/>
    </w:p>
    <w:p w14:paraId="25E9183B" w14:textId="77777777" w:rsidR="00885E03" w:rsidRDefault="006E7A58">
      <w:pPr>
        <w:spacing w:before="240"/>
        <w:ind w:firstLine="0"/>
      </w:pPr>
      <w:r>
        <w:t>Trên cơ sở kết quả đánh giá ở nội dung thứ nhất, đề tài tiếp tục nghiên cứu phương pháp tạo Protective Perturbation có xét đến ảnh hưởng của JPEG ngay trong quá trình tối ưu.</w:t>
      </w:r>
    </w:p>
    <w:p w14:paraId="7A534FDE" w14:textId="77777777" w:rsidR="00885E03" w:rsidRDefault="006E7A58">
      <w:pPr>
        <w:spacing w:before="240"/>
        <w:ind w:firstLine="0"/>
      </w:pPr>
      <w:r>
        <w:t>Đối với phương pháp thông thường, perturbation được tối ưu trên ảnh chưa trải qua phép nén. Vì vậy, thuật toán có thể tạo ra các thành phần nhiễu mang lại hiệu quả đối kháng cao trên ảnh ban đầu nhưng dễ bị suy giảm sau quá trình JPEG compression.</w:t>
      </w:r>
    </w:p>
    <w:p w14:paraId="692BFFF1" w14:textId="77777777" w:rsidR="00885E03" w:rsidRDefault="006E7A58">
      <w:pPr>
        <w:spacing w:before="240"/>
        <w:ind w:firstLine="0"/>
      </w:pPr>
      <w:r>
        <w:t>Để khắc phục hạn chế này, đề tài nghiên cứu việc đưa phép biến đổi JPEG vào vòng lặp tối ưu hóa. Thay vì chỉ đánh giá JPEG sau khi perturbation đã được tạo hoàn chỉnh, thuật toán được tiếp xúc với ảnh hưởng của quá trình nén ngay trong quá trình tìm kiếm perturbation.</w:t>
      </w:r>
    </w:p>
    <w:p w14:paraId="5806A9F9" w14:textId="77777777" w:rsidR="00885E03" w:rsidRDefault="006E7A58">
      <w:pPr>
        <w:spacing w:before="240"/>
        <w:ind w:firstLine="0"/>
      </w:pPr>
      <w:r>
        <w:t>Quy trình nghiên cứu có thể được biểu diễn khái quát như sau:</w:t>
      </w:r>
    </w:p>
    <w:p w14:paraId="12B3A51A" w14:textId="77777777" w:rsidR="00885E03" w:rsidRPr="00F3200E" w:rsidRDefault="006E7A58">
      <w:pPr>
        <w:spacing w:before="240"/>
        <w:ind w:firstLine="0"/>
        <w:rPr>
          <w:b/>
          <w:bCs/>
        </w:rPr>
      </w:pPr>
      <w:r w:rsidRPr="00F3200E">
        <w:rPr>
          <w:rFonts w:eastAsia="Caudex"/>
          <w:b/>
          <w:bCs/>
        </w:rPr>
        <w:t>Ảnh gốc → Thêm perturbation → Mô phỏng JPEG → Tính hàm mất mát → Cập nhật perturbation.</w:t>
      </w:r>
    </w:p>
    <w:p w14:paraId="10D1A2A7" w14:textId="77777777" w:rsidR="00885E03" w:rsidRDefault="006E7A58">
      <w:pPr>
        <w:spacing w:before="240"/>
        <w:ind w:firstLine="0"/>
      </w:pPr>
      <w:r>
        <w:lastRenderedPageBreak/>
        <w:t>Do một số thành phần trong thuật toán JPEG gây khó khăn cho quá trình lan truyền gradient, đề tài khảo sát khả năng sử dụng mô hình JPEG khả vi (Differentiable JPEG) hoặc phương pháp xấp xỉ phù hợp để tích hợp phép nén vào quá trình tối ưu.</w:t>
      </w:r>
    </w:p>
    <w:p w14:paraId="555989BA" w14:textId="77777777" w:rsidR="00885E03" w:rsidRDefault="006E7A58">
      <w:pPr>
        <w:spacing w:before="240"/>
        <w:ind w:firstLine="0"/>
      </w:pPr>
      <w:r>
        <w:t>Mục tiêu của hướng tiếp cận này không phải loại bỏ ảnh hưởng của JPEG mà là tạo ra perturbation có khả năng duy trì tác dụng tốt hơn sau khi ảnh bị nén.</w:t>
      </w:r>
    </w:p>
    <w:p w14:paraId="67059316" w14:textId="77777777" w:rsidR="00885E03" w:rsidRDefault="006E7A58">
      <w:pPr>
        <w:spacing w:before="240"/>
        <w:ind w:firstLine="0"/>
      </w:pPr>
      <w:r>
        <w:t>Từ đó, câu hỏi nghiên cứu thứ hai được đặt ra:</w:t>
      </w:r>
    </w:p>
    <w:p w14:paraId="5BE8B01F" w14:textId="77777777" w:rsidR="00885E03" w:rsidRDefault="006E7A58">
      <w:pPr>
        <w:spacing w:before="240"/>
        <w:ind w:firstLine="0"/>
        <w:rPr>
          <w:b/>
          <w:bCs/>
        </w:rPr>
      </w:pPr>
      <w:r>
        <w:rPr>
          <w:b/>
          <w:bCs/>
        </w:rPr>
        <w:t>Việc đưa nén JPEG vào quá trình tối ưu có giúp Protective Perturbation duy trì hiệu quả bảo vệ tốt hơn so với phương pháp tạo nhiễu thông thường hay không?</w:t>
      </w:r>
    </w:p>
    <w:p w14:paraId="08B97C24" w14:textId="77777777" w:rsidR="00885E03" w:rsidRDefault="006E7A58">
      <w:pPr>
        <w:pStyle w:val="Heading2"/>
        <w:keepNext w:val="0"/>
        <w:keepLines w:val="0"/>
        <w:spacing w:before="360"/>
        <w:jc w:val="left"/>
      </w:pPr>
      <w:bookmarkStart w:id="61" w:name="_o28wvay3e5ek" w:colFirst="0" w:colLast="0"/>
      <w:bookmarkStart w:id="62" w:name="_Toc240633590"/>
      <w:bookmarkEnd w:id="61"/>
      <w:r>
        <w:t>1.3.3. Đánh giá sự đánh đổi giữa độ bền vững, hiệu quả bảo vệ và chất lượng thị giác</w:t>
      </w:r>
      <w:bookmarkEnd w:id="62"/>
    </w:p>
    <w:p w14:paraId="4EDC339D" w14:textId="77777777" w:rsidR="00885E03" w:rsidRDefault="006E7A58">
      <w:pPr>
        <w:spacing w:before="240"/>
        <w:ind w:firstLine="0"/>
      </w:pPr>
      <w:r>
        <w:t>Protective Perturbation không chỉ cần duy trì tác dụng đối với mô hình AI mà còn phải đảm bảo ảnh sau khi được bảo vệ vẫn có chất lượng phù hợp để người dùng chia sẻ và sử dụng.</w:t>
      </w:r>
    </w:p>
    <w:p w14:paraId="70B4F343" w14:textId="77777777" w:rsidR="00885E03" w:rsidRDefault="006E7A58">
      <w:pPr>
        <w:spacing w:before="240"/>
        <w:ind w:firstLine="0"/>
      </w:pPr>
      <w:r>
        <w:t>Việc tăng khả năng chống chịu trước JPEG có thể yêu cầu perturbation mạnh hơn hoặc thay đổi cách phân bố nhiễu trên ảnh. Điều này có nguy cơ làm giảm chất lượng cảm nhận của hình ảnh. Vì vậy, một phương pháp có độ bền cao trước JPEG nhưng tạo ra biến dạng dễ nhận biết cũng chưa đáp ứng đầy đủ yêu cầu ứng dụng thực tế.</w:t>
      </w:r>
    </w:p>
    <w:p w14:paraId="68E53A63" w14:textId="77777777" w:rsidR="00885E03" w:rsidRDefault="006E7A58">
      <w:pPr>
        <w:spacing w:before="240"/>
        <w:ind w:firstLine="0"/>
      </w:pPr>
      <w:r>
        <w:t>Đề tài do đó đánh giá phương pháp trên hai nhóm tiêu chí.</w:t>
      </w:r>
    </w:p>
    <w:p w14:paraId="3CFDDB48" w14:textId="77777777" w:rsidR="00885E03" w:rsidRDefault="006E7A58">
      <w:pPr>
        <w:spacing w:before="240"/>
        <w:ind w:firstLine="0"/>
      </w:pPr>
      <w:r>
        <w:t xml:space="preserve">Thứ nhất là </w:t>
      </w:r>
      <w:r>
        <w:rPr>
          <w:b/>
          <w:bCs/>
        </w:rPr>
        <w:t>hiệu quả bảo vệ và độ bền vững</w:t>
      </w:r>
      <w:r>
        <w:t>, thông qua việc so sánh khả năng duy trì tác dụng của Protective Perturbation trước và sau các mức nén JPEG khác nhau.</w:t>
      </w:r>
    </w:p>
    <w:p w14:paraId="71D22189" w14:textId="77777777" w:rsidR="00885E03" w:rsidRDefault="006E7A58">
      <w:pPr>
        <w:spacing w:before="240"/>
        <w:ind w:firstLine="0"/>
      </w:pPr>
      <w:r>
        <w:t xml:space="preserve">Thứ hai là </w:t>
      </w:r>
      <w:r>
        <w:rPr>
          <w:b/>
          <w:bCs/>
        </w:rPr>
        <w:t>chất lượng thị giác</w:t>
      </w:r>
      <w:r>
        <w:t>, thông qua các chỉ số như PSNR, SSIM và LPIPS nhằm xác định mức độ khác biệt giữa ảnh gốc và ảnh sau khi được thêm perturbation.</w:t>
      </w:r>
    </w:p>
    <w:p w14:paraId="255D7072" w14:textId="77777777" w:rsidR="00885E03" w:rsidRDefault="006E7A58">
      <w:pPr>
        <w:spacing w:before="240"/>
        <w:ind w:firstLine="0"/>
      </w:pPr>
      <w:r>
        <w:t>Các kết quả được so sánh giữa ảnh không được bảo vệ, phương pháp Protective Perturbation cơ sở và phương pháp có xét đến JPEG trong quá trình tối ưu. Qua đó, đề tài phân tích mức độ cải thiện về độ bền vững cũng như chi phí phải đánh đổi về chất lượng hình ảnh.</w:t>
      </w:r>
    </w:p>
    <w:p w14:paraId="0CAF79A4" w14:textId="77777777" w:rsidR="00885E03" w:rsidRDefault="006E7A58">
      <w:pPr>
        <w:spacing w:before="240"/>
        <w:ind w:firstLine="0"/>
      </w:pPr>
      <w:r>
        <w:t>Câu hỏi nghiên cứu thứ ba được đặt ra là:</w:t>
      </w:r>
    </w:p>
    <w:p w14:paraId="42DA5335" w14:textId="77777777" w:rsidR="00885E03" w:rsidRDefault="006E7A58">
      <w:pPr>
        <w:spacing w:before="240"/>
        <w:ind w:firstLine="0"/>
        <w:rPr>
          <w:b/>
          <w:bCs/>
        </w:rPr>
      </w:pPr>
      <w:r>
        <w:rPr>
          <w:b/>
          <w:bCs/>
        </w:rPr>
        <w:t>Có thể nâng cao độ bền vững của Protective Perturbation trước nén JPEG mà vẫn duy trì chất lượng thị giác của hình ảnh ở mức phù hợp hay không?</w:t>
      </w:r>
    </w:p>
    <w:p w14:paraId="4CB6EECC" w14:textId="77777777" w:rsidR="00885E03" w:rsidRDefault="006E7A58">
      <w:pPr>
        <w:spacing w:before="240"/>
        <w:ind w:firstLine="0"/>
      </w:pPr>
      <w:r>
        <w:t xml:space="preserve">Như vậy, hướng nghiên cứu của đề tài được giới hạn vào một vấn đề cụ thể nhưng có tính thực tiễn: </w:t>
      </w:r>
      <w:r>
        <w:rPr>
          <w:b/>
          <w:bCs/>
        </w:rPr>
        <w:t xml:space="preserve">xây dựng và đánh giá Protective Perturbation bền vững trước nén </w:t>
      </w:r>
      <w:r>
        <w:rPr>
          <w:b/>
          <w:bCs/>
        </w:rPr>
        <w:lastRenderedPageBreak/>
        <w:t>JPEG</w:t>
      </w:r>
      <w:r>
        <w:t>. Việc giới hạn phạm vi này cho phép đề tài tập trung phân tích sâu ảnh hưởng của một phép biến đổi dữ liệu phổ biến, xây dựng được quy trình thực nghiệm có khả năng kiểm chứng và đánh giá rõ ràng hiệu quả của phương pháp đề xuất.</w:t>
      </w:r>
    </w:p>
    <w:p w14:paraId="20F3DA15" w14:textId="77777777" w:rsidR="00885E03" w:rsidRDefault="006E7A58">
      <w:pPr>
        <w:spacing w:before="240"/>
        <w:ind w:firstLine="0"/>
      </w:pPr>
      <w:r>
        <w:t>Các hướng nghiên cứu phức tạp hơn như chống lại diffusion-based purification, nâng cao khả năng chuyển giao giữa nhiều mô hình sinh ảnh hoặc kết hợp đồng thời nhiều loại biến đổi dữ liệu được xem là hướng phát triển tiếp theo trên cơ sở kết quả của nghiên cứu này.</w:t>
      </w:r>
    </w:p>
    <w:p w14:paraId="46022687" w14:textId="77777777" w:rsidR="00885E03" w:rsidRDefault="006E7A58">
      <w:pPr>
        <w:pStyle w:val="Heading1"/>
      </w:pPr>
      <w:bookmarkStart w:id="63" w:name="_oz4skvog2qqc" w:colFirst="0" w:colLast="0"/>
      <w:bookmarkStart w:id="64" w:name="_Toc240633591"/>
      <w:bookmarkEnd w:id="63"/>
      <w:r>
        <w:t>CHƯƠNG 2: PHÂN TÍCH, THIẾT KẾ VÀ PHÁT TRIỂN HỆ THỐNG BẢO VỆ ẢNH BỀN VỮNG TRƯỚC NÉN JPEG</w:t>
      </w:r>
      <w:bookmarkEnd w:id="64"/>
    </w:p>
    <w:p w14:paraId="5B8CED25" w14:textId="77777777" w:rsidR="00885E03" w:rsidRDefault="006E7A58">
      <w:pPr>
        <w:pStyle w:val="Heading2"/>
        <w:keepNext w:val="0"/>
        <w:keepLines w:val="0"/>
        <w:spacing w:before="360" w:after="80"/>
        <w:jc w:val="left"/>
        <w:rPr>
          <w:sz w:val="34"/>
          <w:szCs w:val="34"/>
        </w:rPr>
      </w:pPr>
      <w:bookmarkStart w:id="65" w:name="_60fjut8eujwj" w:colFirst="0" w:colLast="0"/>
      <w:bookmarkStart w:id="66" w:name="_Toc240633592"/>
      <w:bookmarkEnd w:id="65"/>
      <w:r>
        <w:rPr>
          <w:sz w:val="34"/>
          <w:szCs w:val="34"/>
        </w:rPr>
        <w:t>2.1. Phân tích yêu cầu hệ thống</w:t>
      </w:r>
      <w:bookmarkEnd w:id="66"/>
    </w:p>
    <w:p w14:paraId="4872980E" w14:textId="77777777" w:rsidR="00885E03" w:rsidRDefault="006E7A58">
      <w:pPr>
        <w:pStyle w:val="Heading3"/>
        <w:keepNext w:val="0"/>
        <w:keepLines w:val="0"/>
        <w:spacing w:before="280"/>
        <w:ind w:firstLine="0"/>
        <w:jc w:val="left"/>
        <w:rPr>
          <w:sz w:val="26"/>
          <w:szCs w:val="26"/>
        </w:rPr>
      </w:pPr>
      <w:bookmarkStart w:id="67" w:name="_ysre44vdkr8x" w:colFirst="0" w:colLast="0"/>
      <w:bookmarkStart w:id="68" w:name="_Toc240633593"/>
      <w:bookmarkEnd w:id="67"/>
      <w:r>
        <w:rPr>
          <w:sz w:val="26"/>
          <w:szCs w:val="26"/>
        </w:rPr>
        <w:t>2.1.1. Phân tích đối tượng sử dụng hệ thống</w:t>
      </w:r>
      <w:bookmarkEnd w:id="68"/>
    </w:p>
    <w:p w14:paraId="6F403556" w14:textId="77777777" w:rsidR="00885E03" w:rsidRDefault="006E7A58">
      <w:pPr>
        <w:spacing w:before="240"/>
        <w:ind w:firstLine="0"/>
      </w:pPr>
      <w:r>
        <w:t>Hệ thống được xây dựng nhằm hỗ trợ bảo vệ hình ảnh trước nguy cơ bị thu thập và sử dụng trái phép để cá nhân hóa mô hình sinh ảnh. Trong bối cảnh các nền tảng trực tuyến cho phép người dùng chia sẻ lượng lớn hình ảnh cá nhân, các dữ liệu này có thể bị bên thứ ba thu thập và sử dụng làm dữ liệu fine-tuning mà không có sự đồng ý của chủ sở hữu.</w:t>
      </w:r>
    </w:p>
    <w:p w14:paraId="0D4B25CC" w14:textId="77777777" w:rsidR="00885E03" w:rsidRDefault="006E7A58">
      <w:pPr>
        <w:spacing w:before="240"/>
        <w:ind w:firstLine="0"/>
      </w:pPr>
      <w:r>
        <w:t>Đối tượng sử dụng chính của hệ thống là người sở hữu hình ảnh có nhu cầu chủ động bảo vệ dữ liệu trước khi công khai trên môi trường Internet. Người dùng cung cấp ảnh gốc cho hệ thống, lựa chọn các tham số bảo vệ và nhận lại ảnh đã được thêm nhiễu đối kháng bảo vệ. Ảnh đầu ra cần duy trì chất lượng thị giác phù hợp để có thể tiếp tục sử dụng, lưu trữ và chia sẻ trong điều kiện thông thường.</w:t>
      </w:r>
    </w:p>
    <w:p w14:paraId="16F5B8D6" w14:textId="77777777" w:rsidR="00885E03" w:rsidRDefault="006E7A58">
      <w:pPr>
        <w:spacing w:before="240"/>
        <w:ind w:firstLine="0"/>
      </w:pPr>
      <w:r>
        <w:t>Bên cạnh đối tượng sử dụng trực tiếp, hệ thống còn phục vụ nhu cầu nghiên cứu và đánh giá các phương pháp Protective Perturbation. Trong trường hợp này, người thực hiện nghiên cứu cần có khả năng kiểm soát các tham số như ngân sách nhiễu, số vòng lặp tối ưu, mức JPEG Quality và phương pháp tạo perturbation. Việc cung cấp khả năng cấu hình các tham số giúp hệ thống đáp ứng yêu cầu kiểm chứng và so sánh giữa các phương pháp trong cùng điều kiện thực nghiệm.</w:t>
      </w:r>
    </w:p>
    <w:p w14:paraId="6BC0A648" w14:textId="77777777" w:rsidR="00885E03" w:rsidRDefault="006E7A58">
      <w:pPr>
        <w:spacing w:before="240"/>
        <w:ind w:firstLine="0"/>
      </w:pPr>
      <w:r>
        <w:t>Như vậy, hệ thống được định hướng theo hai mục tiêu song song: hỗ trợ bảo vệ ảnh trong kịch bản sử dụng thực tế và cung cấp môi trường thử nghiệm phục vụ đánh giá độ bền của Protective Perturbation trước nén JPEG.</w:t>
      </w:r>
    </w:p>
    <w:p w14:paraId="58B80F5E" w14:textId="77777777" w:rsidR="00885E03" w:rsidRDefault="006E7A58">
      <w:pPr>
        <w:pStyle w:val="Heading3"/>
        <w:keepNext w:val="0"/>
        <w:keepLines w:val="0"/>
        <w:spacing w:before="280"/>
        <w:ind w:firstLine="0"/>
        <w:jc w:val="left"/>
        <w:rPr>
          <w:sz w:val="26"/>
          <w:szCs w:val="26"/>
        </w:rPr>
      </w:pPr>
      <w:bookmarkStart w:id="69" w:name="_szcoftjliuxf" w:colFirst="0" w:colLast="0"/>
      <w:bookmarkStart w:id="70" w:name="_Toc240633594"/>
      <w:bookmarkEnd w:id="69"/>
      <w:r>
        <w:rPr>
          <w:sz w:val="26"/>
          <w:szCs w:val="26"/>
        </w:rPr>
        <w:t>2.1.2. Phân tích bối cảnh và quy trình xử lý ảnh</w:t>
      </w:r>
      <w:bookmarkEnd w:id="70"/>
    </w:p>
    <w:p w14:paraId="283262B1" w14:textId="77777777" w:rsidR="00885E03" w:rsidRDefault="006E7A58">
      <w:pPr>
        <w:spacing w:before="240"/>
        <w:ind w:firstLine="0"/>
      </w:pPr>
      <w:r>
        <w:lastRenderedPageBreak/>
        <w:t>Trong môi trường Internet, ảnh được công khai thường không được giữ nguyên hoàn toàn so với dữ liệu ban đầu. Trong quá trình tải lên, lưu trữ, truyền tải hoặc tải xuống, ảnh có thể trải qua các phép biến đổi như thay đổi kích thước, chuyển đổi định dạng hoặc nén lại nhằm giảm dung lượng dữ liệu.</w:t>
      </w:r>
    </w:p>
    <w:p w14:paraId="3000D61A" w14:textId="77777777" w:rsidR="00885E03" w:rsidRDefault="006E7A58">
      <w:pPr>
        <w:spacing w:before="240"/>
        <w:ind w:firstLine="0"/>
      </w:pPr>
      <w:r>
        <w:t>Một quy trình chia sẻ ảnh thông thường có thể được mô tả như sau:</w:t>
      </w:r>
    </w:p>
    <w:p w14:paraId="2B2266F5" w14:textId="77777777" w:rsidR="00885E03" w:rsidRDefault="006E7A58">
      <w:pPr>
        <w:spacing w:before="240"/>
        <w:ind w:firstLine="0"/>
        <w:rPr>
          <w:b/>
          <w:bCs/>
        </w:rPr>
      </w:pPr>
      <w:r>
        <w:rPr>
          <w:rFonts w:ascii="Caudex" w:eastAsia="Caudex" w:hAnsi="Caudex" w:cs="Caudex"/>
          <w:b/>
          <w:bCs/>
        </w:rPr>
        <w:t>Ảnh gốc → Công khai trên Internet → Xử lý hoặc nén ảnh → Thu thập dữ liệu → Sử dụng làm dữ liệu huấn luyện</w:t>
      </w:r>
    </w:p>
    <w:p w14:paraId="61D491BB" w14:textId="77777777" w:rsidR="00885E03" w:rsidRDefault="006E7A58">
      <w:pPr>
        <w:spacing w:before="240"/>
        <w:ind w:firstLine="0"/>
      </w:pPr>
      <w:r>
        <w:t>Trong quy trình này, sau thời điểm ảnh được công khai, chủ sở hữu không còn khả năng kiểm soát toàn bộ các bước xử lý tiếp theo. Nếu ảnh bị thu thập để fine-tune mô hình sinh ảnh, chủ sở hữu cũng không thể xác định trước phương thức tiền xử lý mà bên thu thập sẽ áp dụng.</w:t>
      </w:r>
    </w:p>
    <w:p w14:paraId="32E78CC6" w14:textId="77777777" w:rsidR="00885E03" w:rsidRDefault="006E7A58">
      <w:pPr>
        <w:spacing w:before="240"/>
        <w:ind w:firstLine="0"/>
      </w:pPr>
      <w:r>
        <w:t>Protective Perturbation được sử dụng nhằm bổ sung một lớp bảo vệ ngay trước thời điểm công khai ảnh. Khi đó, quy trình được thay đổi thành:</w:t>
      </w:r>
    </w:p>
    <w:p w14:paraId="78105999" w14:textId="77777777" w:rsidR="00885E03" w:rsidRDefault="006E7A58">
      <w:pPr>
        <w:spacing w:before="240"/>
        <w:ind w:firstLine="0"/>
        <w:rPr>
          <w:b/>
          <w:bCs/>
        </w:rPr>
      </w:pPr>
      <w:r>
        <w:rPr>
          <w:rFonts w:ascii="Caudex" w:eastAsia="Caudex" w:hAnsi="Caudex" w:cs="Caudex"/>
          <w:b/>
          <w:bCs/>
        </w:rPr>
        <w:t>Ảnh gốc → Tạo Protective Perturbation → Công khai ảnh bảo vệ → Xử lý hoặc nén ảnh → Thu thập dữ liệu</w:t>
      </w:r>
    </w:p>
    <w:p w14:paraId="264A4256" w14:textId="77777777" w:rsidR="00885E03" w:rsidRDefault="006E7A58">
      <w:pPr>
        <w:spacing w:before="240"/>
        <w:ind w:firstLine="0"/>
      </w:pPr>
      <w:r>
        <w:t>Tuy nhiên, hiệu quả của lớp bảo vệ có thể bị suy giảm nếu perturbation không có khả năng tồn tại sau các phép xử lý dữ liệu. Trong phạm vi đề tài, JPEG được lựa chọn làm phép biến đổi chính cần khảo sát do đây là một kỹ thuật nén ảnh mất dữ liệu phổ biến.</w:t>
      </w:r>
    </w:p>
    <w:p w14:paraId="09DFAB8C" w14:textId="77777777" w:rsidR="00885E03" w:rsidRDefault="006E7A58">
      <w:pPr>
        <w:spacing w:before="240"/>
        <w:ind w:firstLine="0"/>
      </w:pPr>
      <w:r>
        <w:t>Từ bối cảnh trên, hệ thống cần bảo đảm hai yêu cầu cơ bản. Thứ nhất, lớp perturbation phải tạo được tác động đủ lớn đối với quá trình học của mô hình. Thứ hai, tác động này cần được duy trì ở mức phù hợp sau khi ảnh trải qua nén JPEG.</w:t>
      </w:r>
    </w:p>
    <w:p w14:paraId="64C4C637" w14:textId="77777777" w:rsidR="00885E03" w:rsidRDefault="006E7A58">
      <w:pPr>
        <w:pStyle w:val="Heading3"/>
        <w:keepNext w:val="0"/>
        <w:keepLines w:val="0"/>
        <w:spacing w:before="280"/>
        <w:ind w:firstLine="0"/>
        <w:jc w:val="left"/>
        <w:rPr>
          <w:sz w:val="26"/>
          <w:szCs w:val="26"/>
        </w:rPr>
      </w:pPr>
      <w:bookmarkStart w:id="71" w:name="_vo7fp9thgde7" w:colFirst="0" w:colLast="0"/>
      <w:bookmarkStart w:id="72" w:name="_Toc240633595"/>
      <w:bookmarkEnd w:id="71"/>
      <w:r>
        <w:rPr>
          <w:sz w:val="26"/>
          <w:szCs w:val="26"/>
        </w:rPr>
        <w:t>2.1.3. Xác định yêu cầu chức năng của hệ thống</w:t>
      </w:r>
      <w:bookmarkEnd w:id="72"/>
    </w:p>
    <w:p w14:paraId="6BF51A33" w14:textId="77777777" w:rsidR="00885E03" w:rsidRDefault="006E7A58">
      <w:pPr>
        <w:spacing w:before="240"/>
        <w:ind w:firstLine="0"/>
      </w:pPr>
      <w:r>
        <w:t>Dựa trên mục tiêu nghiên cứu và bối cảnh sử dụng, các yêu cầu chức năng của hệ thống được xác định như sau.</w:t>
      </w:r>
    </w:p>
    <w:p w14:paraId="34FAF7C9" w14:textId="77777777" w:rsidR="00885E03" w:rsidRDefault="006E7A58">
      <w:pPr>
        <w:spacing w:before="240"/>
        <w:ind w:firstLine="0"/>
        <w:rPr>
          <w:b/>
          <w:bCs/>
        </w:rPr>
      </w:pPr>
      <w:r>
        <w:rPr>
          <w:b/>
          <w:bCs/>
        </w:rPr>
        <w:t>a) Tiếp nhận và tiền xử lý ảnh</w:t>
      </w:r>
    </w:p>
    <w:p w14:paraId="1B00AB2B" w14:textId="77777777" w:rsidR="00885E03" w:rsidRDefault="006E7A58">
      <w:pPr>
        <w:spacing w:before="240"/>
        <w:ind w:firstLine="0"/>
      </w:pPr>
      <w:r>
        <w:t>Hệ thống cho phép tiếp nhận ảnh đầu vào, kiểm tra định dạng, chuyển đổi không gian màu, chuẩn hóa kích thước và giá trị điểm ảnh để phù hợp với mô hình được sử dụng.</w:t>
      </w:r>
    </w:p>
    <w:p w14:paraId="03B35F99" w14:textId="77777777" w:rsidR="00885E03" w:rsidRDefault="006E7A58">
      <w:pPr>
        <w:spacing w:before="240"/>
        <w:ind w:firstLine="0"/>
        <w:rPr>
          <w:b/>
          <w:bCs/>
        </w:rPr>
      </w:pPr>
      <w:r>
        <w:rPr>
          <w:b/>
          <w:bCs/>
        </w:rPr>
        <w:t>b) Tạo Protective Perturbation theo phương pháp cơ sở</w:t>
      </w:r>
    </w:p>
    <w:p w14:paraId="1367354B" w14:textId="77777777" w:rsidR="00885E03" w:rsidRDefault="006E7A58">
      <w:pPr>
        <w:spacing w:before="240"/>
        <w:ind w:firstLine="0"/>
      </w:pPr>
      <w:r>
        <w:t>Hệ thống có khả năng tạo ảnh bảo vệ bằng phương pháp Protective Perturbation cơ sở. Kết quả này được sử dụng làm baseline trong quá trình so sánh với phương pháp đề xuất.</w:t>
      </w:r>
    </w:p>
    <w:p w14:paraId="7974475F" w14:textId="77777777" w:rsidR="00885E03" w:rsidRDefault="006E7A58">
      <w:pPr>
        <w:spacing w:before="240"/>
        <w:ind w:firstLine="0"/>
        <w:rPr>
          <w:b/>
          <w:bCs/>
        </w:rPr>
      </w:pPr>
      <w:r>
        <w:rPr>
          <w:b/>
          <w:bCs/>
        </w:rPr>
        <w:lastRenderedPageBreak/>
        <w:t>c) Tạo JPEG-aware Protective Perturbation</w:t>
      </w:r>
    </w:p>
    <w:p w14:paraId="7CE31280" w14:textId="77777777" w:rsidR="00885E03" w:rsidRDefault="006E7A58">
      <w:pPr>
        <w:spacing w:before="240"/>
        <w:ind w:firstLine="0"/>
      </w:pPr>
      <w:r>
        <w:t>Hệ thống tích hợp mô-đun JPEG khả vi vào vòng lặp tối ưu, cho phép tạo perturbation có khả năng thích ứng với quá trình nén JPEG.</w:t>
      </w:r>
    </w:p>
    <w:p w14:paraId="2E49B69B" w14:textId="77777777" w:rsidR="00885E03" w:rsidRDefault="006E7A58">
      <w:pPr>
        <w:spacing w:before="240"/>
        <w:ind w:firstLine="0"/>
        <w:rPr>
          <w:b/>
          <w:bCs/>
        </w:rPr>
      </w:pPr>
      <w:r>
        <w:rPr>
          <w:b/>
          <w:bCs/>
        </w:rPr>
        <w:t>d) Mô phỏng nhiều mức nén JPEG</w:t>
      </w:r>
    </w:p>
    <w:p w14:paraId="5CEF26C2" w14:textId="77777777" w:rsidR="00885E03" w:rsidRDefault="006E7A58">
      <w:pPr>
        <w:spacing w:before="240"/>
        <w:ind w:firstLine="0"/>
      </w:pPr>
      <w:r>
        <w:t>Hệ thống hỗ trợ nén ảnh tại nhiều mức chất lượng khác nhau nhằm mô phỏng các điều kiện xử lý ảnh thực tế. Trong phạm vi đề tài, ba mức chất lượng chính được sử dụng:</w:t>
      </w:r>
    </w:p>
    <w:p w14:paraId="5DAEC122" w14:textId="77777777" w:rsidR="00885E03" w:rsidRDefault="006E7A58">
      <w:pPr>
        <w:spacing w:before="240"/>
        <w:ind w:firstLine="0"/>
        <w:rPr>
          <w:b/>
          <w:bCs/>
        </w:rPr>
      </w:pPr>
      <w:r>
        <w:rPr>
          <w:rFonts w:ascii="Gungsuh" w:eastAsia="Gungsuh" w:hAnsi="Gungsuh" w:cs="Gungsuh"/>
          <w:b/>
          <w:bCs/>
        </w:rPr>
        <w:t>Q ∈ {90, 70, 50}</w:t>
      </w:r>
    </w:p>
    <w:p w14:paraId="14341B55" w14:textId="77777777" w:rsidR="00885E03" w:rsidRDefault="006E7A58">
      <w:pPr>
        <w:spacing w:before="240"/>
        <w:ind w:firstLine="0"/>
      </w:pPr>
      <w:r>
        <w:t>Trong đó Q = 90 tương ứng với mức nén nhẹ, Q = 70 tương ứng với mức nén trung bình và Q = 50 tương ứng với mức nén tương đối mạnh.</w:t>
      </w:r>
    </w:p>
    <w:p w14:paraId="2E094786" w14:textId="77777777" w:rsidR="00885E03" w:rsidRDefault="006E7A58">
      <w:pPr>
        <w:spacing w:before="240"/>
        <w:ind w:firstLine="0"/>
        <w:rPr>
          <w:b/>
          <w:bCs/>
        </w:rPr>
      </w:pPr>
      <w:r>
        <w:rPr>
          <w:b/>
          <w:bCs/>
        </w:rPr>
        <w:t>e) Tổ chức và lưu trữ dữ liệu đầu ra</w:t>
      </w:r>
    </w:p>
    <w:p w14:paraId="3509A9A3" w14:textId="77777777" w:rsidR="00885E03" w:rsidRDefault="006E7A58">
      <w:pPr>
        <w:spacing w:before="240"/>
        <w:ind w:firstLine="0"/>
      </w:pPr>
      <w:r>
        <w:t>Ảnh sau bảo vệ và ảnh sau nén được lưu trữ theo cấu trúc thống nhất, bảo đảm khả năng truy vết giữa ảnh gốc, ảnh baseline, ảnh JPEG-aware và các phiên bản JPEG tương ứng.</w:t>
      </w:r>
    </w:p>
    <w:p w14:paraId="4EBD9068" w14:textId="77777777" w:rsidR="00885E03" w:rsidRDefault="006E7A58">
      <w:pPr>
        <w:spacing w:before="240"/>
        <w:ind w:firstLine="0"/>
        <w:rPr>
          <w:b/>
          <w:bCs/>
        </w:rPr>
      </w:pPr>
      <w:r>
        <w:rPr>
          <w:b/>
          <w:bCs/>
        </w:rPr>
        <w:t>f) Hỗ trợ đánh giá chất lượng ảnh</w:t>
      </w:r>
    </w:p>
    <w:p w14:paraId="5959B67A" w14:textId="77777777" w:rsidR="00885E03" w:rsidRDefault="006E7A58">
      <w:pPr>
        <w:spacing w:before="240"/>
        <w:ind w:firstLine="0"/>
      </w:pPr>
      <w:r>
        <w:t>Hệ thống cung cấp dữ liệu đầu vào cho các chỉ số đánh giá chất lượng như PSNR, SSIM và LPIPS.</w:t>
      </w:r>
    </w:p>
    <w:p w14:paraId="61BA5836" w14:textId="77777777" w:rsidR="00885E03" w:rsidRDefault="006E7A58">
      <w:pPr>
        <w:spacing w:before="240"/>
        <w:ind w:firstLine="0"/>
        <w:rPr>
          <w:b/>
          <w:bCs/>
        </w:rPr>
      </w:pPr>
      <w:r>
        <w:rPr>
          <w:b/>
          <w:bCs/>
        </w:rPr>
        <w:t>g) Hỗ trợ đánh giá hiệu quả bảo vệ</w:t>
      </w:r>
    </w:p>
    <w:p w14:paraId="44D6ED0E" w14:textId="77777777" w:rsidR="00885E03" w:rsidRDefault="006E7A58">
      <w:pPr>
        <w:spacing w:before="240"/>
        <w:ind w:firstLine="0"/>
      </w:pPr>
      <w:r>
        <w:t>Các tập ảnh sau xử lý được sử dụng làm dữ liệu fine-tuning DreamBooth nhằm đánh giá mức độ ảnh hưởng của Protective Perturbation đến khả năng cá nhân hóa mô hình.</w:t>
      </w:r>
    </w:p>
    <w:p w14:paraId="0450F8F9" w14:textId="77777777" w:rsidR="00885E03" w:rsidRDefault="006E7A58">
      <w:pPr>
        <w:pStyle w:val="Heading3"/>
        <w:keepNext w:val="0"/>
        <w:keepLines w:val="0"/>
        <w:spacing w:before="280"/>
        <w:ind w:firstLine="0"/>
        <w:jc w:val="left"/>
        <w:rPr>
          <w:sz w:val="26"/>
          <w:szCs w:val="26"/>
        </w:rPr>
      </w:pPr>
      <w:bookmarkStart w:id="73" w:name="_l007bhg5cbdb" w:colFirst="0" w:colLast="0"/>
      <w:bookmarkStart w:id="74" w:name="_Toc240633596"/>
      <w:bookmarkEnd w:id="73"/>
      <w:r>
        <w:rPr>
          <w:sz w:val="26"/>
          <w:szCs w:val="26"/>
        </w:rPr>
        <w:t>2.1.4. Xác định yêu cầu phi chức năng</w:t>
      </w:r>
      <w:bookmarkEnd w:id="74"/>
    </w:p>
    <w:p w14:paraId="316C157D" w14:textId="77777777" w:rsidR="00885E03" w:rsidRDefault="006E7A58">
      <w:pPr>
        <w:spacing w:before="240"/>
        <w:ind w:firstLine="0"/>
      </w:pPr>
      <w:r>
        <w:t>Ngoài các yêu cầu chức năng, hệ thống cần đáp ứng một số yêu cầu phi chức năng nhằm bảo đảm tính ổn định, khả năng đánh giá và tính khả thi trong triển khai.</w:t>
      </w:r>
    </w:p>
    <w:p w14:paraId="1A813C9F" w14:textId="77777777" w:rsidR="00885E03" w:rsidRDefault="006E7A58">
      <w:pPr>
        <w:spacing w:before="240"/>
        <w:ind w:firstLine="0"/>
        <w:rPr>
          <w:b/>
          <w:bCs/>
        </w:rPr>
      </w:pPr>
      <w:r>
        <w:rPr>
          <w:b/>
          <w:bCs/>
        </w:rPr>
        <w:t>a) Yêu cầu về chất lượng thị giác</w:t>
      </w:r>
    </w:p>
    <w:p w14:paraId="6AFF5BED" w14:textId="77777777" w:rsidR="00885E03" w:rsidRDefault="006E7A58">
      <w:pPr>
        <w:spacing w:before="240"/>
        <w:ind w:firstLine="0"/>
      </w:pPr>
      <w:r>
        <w:t xml:space="preserve">Ảnh sau khi thêm perturbation phải duy trì mức tương đồng cao với ảnh gốc. Gọi ảnh gốc là </w:t>
      </w:r>
      <w:r>
        <w:rPr>
          <w:b/>
          <w:bCs/>
        </w:rPr>
        <w:t>x</w:t>
      </w:r>
      <w:r>
        <w:t xml:space="preserve">, perturbation là </w:t>
      </w:r>
      <w:r>
        <w:rPr>
          <w:b/>
          <w:bCs/>
        </w:rPr>
        <w:t>δ</w:t>
      </w:r>
      <w:r>
        <w:t xml:space="preserve"> và ngân sách nhiễu là </w:t>
      </w:r>
      <w:r>
        <w:rPr>
          <w:b/>
          <w:bCs/>
        </w:rPr>
        <w:t>ε</w:t>
      </w:r>
      <w:r>
        <w:t>, điều kiện giới hạn perturbation được biểu diễn:</w:t>
      </w:r>
    </w:p>
    <w:p w14:paraId="61768DD4" w14:textId="77777777" w:rsidR="00885E03" w:rsidRDefault="006E7A58">
      <w:pPr>
        <w:spacing w:before="240"/>
        <w:ind w:firstLine="0"/>
        <w:rPr>
          <w:b/>
          <w:bCs/>
        </w:rPr>
      </w:pPr>
      <w:r>
        <w:rPr>
          <w:rFonts w:ascii="Cardo" w:eastAsia="Cardo" w:hAnsi="Cardo" w:cs="Cardo"/>
          <w:b/>
          <w:bCs/>
        </w:rPr>
        <w:t>‖δ‖∞ ≤ ε</w:t>
      </w:r>
    </w:p>
    <w:p w14:paraId="1C2BEC3D" w14:textId="77777777" w:rsidR="00885E03" w:rsidRDefault="006E7A58">
      <w:pPr>
        <w:spacing w:before="240"/>
        <w:ind w:firstLine="0"/>
      </w:pPr>
      <w:r>
        <w:t>Ràng buộc này nhằm giới hạn mức thay đổi lớn nhất trên từng điểm ảnh.</w:t>
      </w:r>
    </w:p>
    <w:p w14:paraId="5C129B0D" w14:textId="77777777" w:rsidR="00885E03" w:rsidRDefault="006E7A58">
      <w:pPr>
        <w:spacing w:before="240"/>
        <w:ind w:firstLine="0"/>
        <w:rPr>
          <w:b/>
          <w:bCs/>
        </w:rPr>
      </w:pPr>
      <w:r>
        <w:rPr>
          <w:b/>
          <w:bCs/>
        </w:rPr>
        <w:t>b) Yêu cầu về độ bền vững</w:t>
      </w:r>
    </w:p>
    <w:p w14:paraId="50D33915" w14:textId="77777777" w:rsidR="00885E03" w:rsidRDefault="006E7A58">
      <w:pPr>
        <w:spacing w:before="240"/>
        <w:ind w:firstLine="0"/>
      </w:pPr>
      <w:r>
        <w:lastRenderedPageBreak/>
        <w:t>Ảnh bảo vệ cần duy trì hiệu quả khi trải qua nhiều mức JPEG Quality khác nhau, thay vì chỉ hoạt động tốt trong điều kiện ảnh chưa qua xử lý.</w:t>
      </w:r>
    </w:p>
    <w:p w14:paraId="5241C207" w14:textId="77777777" w:rsidR="00885E03" w:rsidRDefault="006E7A58">
      <w:pPr>
        <w:spacing w:before="240"/>
        <w:ind w:firstLine="0"/>
        <w:rPr>
          <w:b/>
          <w:bCs/>
        </w:rPr>
      </w:pPr>
      <w:r>
        <w:rPr>
          <w:b/>
          <w:bCs/>
        </w:rPr>
        <w:t>c) Yêu cầu về tính tái lập</w:t>
      </w:r>
    </w:p>
    <w:p w14:paraId="3FBD79DC" w14:textId="77777777" w:rsidR="00885E03" w:rsidRDefault="006E7A58">
      <w:pPr>
        <w:spacing w:before="240"/>
        <w:ind w:firstLine="0"/>
      </w:pPr>
      <w:r>
        <w:t>Các tham số thực nghiệm quan trọng như seed, số vòng lặp, learning rate, ngân sách perturbation và JPEG Quality cần được lưu lại để có thể tái hiện kết quả.</w:t>
      </w:r>
    </w:p>
    <w:p w14:paraId="62F8B54D" w14:textId="77777777" w:rsidR="00885E03" w:rsidRDefault="006E7A58">
      <w:pPr>
        <w:spacing w:before="240"/>
        <w:ind w:firstLine="0"/>
        <w:rPr>
          <w:b/>
          <w:bCs/>
        </w:rPr>
      </w:pPr>
      <w:r>
        <w:rPr>
          <w:b/>
          <w:bCs/>
        </w:rPr>
        <w:t>d) Yêu cầu về hiệu năng</w:t>
      </w:r>
    </w:p>
    <w:p w14:paraId="7A5036A4" w14:textId="77777777" w:rsidR="00885E03" w:rsidRDefault="006E7A58">
      <w:pPr>
        <w:spacing w:before="240"/>
        <w:ind w:firstLine="0"/>
      </w:pPr>
      <w:r>
        <w:t>Quá trình tạo perturbation và fine-tuning mô hình cần phù hợp với tài nguyên phần cứng có thể tiếp cận trong phạm vi nghiên cứu.</w:t>
      </w:r>
    </w:p>
    <w:p w14:paraId="724D3274" w14:textId="77777777" w:rsidR="00885E03" w:rsidRDefault="006E7A58">
      <w:pPr>
        <w:spacing w:before="240"/>
        <w:ind w:firstLine="0"/>
        <w:rPr>
          <w:b/>
          <w:bCs/>
        </w:rPr>
      </w:pPr>
      <w:r>
        <w:rPr>
          <w:b/>
          <w:bCs/>
        </w:rPr>
        <w:t>e) Yêu cầu về khả năng mở rộng</w:t>
      </w:r>
    </w:p>
    <w:p w14:paraId="1695762B" w14:textId="77777777" w:rsidR="00885E03" w:rsidRDefault="006E7A58">
      <w:pPr>
        <w:spacing w:before="240"/>
        <w:ind w:firstLine="0"/>
      </w:pPr>
      <w:r>
        <w:t>Kiến trúc hệ thống cần cho phép thay đổi phương pháp baseline, bổ sung mức JPEG hoặc thêm các phép biến đổi khác mà không phải thay đổi toàn bộ hệ thống.</w:t>
      </w:r>
    </w:p>
    <w:p w14:paraId="7EE303FE" w14:textId="77777777" w:rsidR="00885E03" w:rsidRDefault="006E7A58">
      <w:pPr>
        <w:pStyle w:val="Heading2"/>
        <w:keepNext w:val="0"/>
        <w:keepLines w:val="0"/>
        <w:spacing w:before="360" w:after="80"/>
        <w:jc w:val="left"/>
        <w:rPr>
          <w:sz w:val="34"/>
          <w:szCs w:val="34"/>
        </w:rPr>
      </w:pPr>
      <w:bookmarkStart w:id="75" w:name="_1s1nr1qm864" w:colFirst="0" w:colLast="0"/>
      <w:bookmarkStart w:id="76" w:name="_Toc240633597"/>
      <w:bookmarkEnd w:id="75"/>
      <w:r>
        <w:rPr>
          <w:sz w:val="34"/>
          <w:szCs w:val="34"/>
        </w:rPr>
        <w:t>2.2. Phân tích bài toán bảo vệ ảnh trước nén JPEG</w:t>
      </w:r>
      <w:bookmarkEnd w:id="76"/>
    </w:p>
    <w:p w14:paraId="661D2633" w14:textId="77777777" w:rsidR="00885E03" w:rsidRDefault="006E7A58">
      <w:pPr>
        <w:pStyle w:val="Heading3"/>
        <w:keepNext w:val="0"/>
        <w:keepLines w:val="0"/>
        <w:spacing w:before="280"/>
        <w:ind w:firstLine="0"/>
        <w:jc w:val="left"/>
        <w:rPr>
          <w:sz w:val="26"/>
          <w:szCs w:val="26"/>
        </w:rPr>
      </w:pPr>
      <w:bookmarkStart w:id="77" w:name="_ctfnjzsm6ecj" w:colFirst="0" w:colLast="0"/>
      <w:bookmarkStart w:id="78" w:name="_Toc240633598"/>
      <w:bookmarkEnd w:id="77"/>
      <w:r>
        <w:rPr>
          <w:sz w:val="26"/>
          <w:szCs w:val="26"/>
        </w:rPr>
        <w:t>2.2.1. Mô tả bài toán</w:t>
      </w:r>
      <w:bookmarkEnd w:id="78"/>
    </w:p>
    <w:p w14:paraId="074F6758" w14:textId="77777777" w:rsidR="00885E03" w:rsidRDefault="006E7A58">
      <w:pPr>
        <w:spacing w:before="240"/>
        <w:ind w:firstLine="0"/>
      </w:pPr>
      <w:r>
        <w:t xml:space="preserve">Gọi ảnh gốc là </w:t>
      </w:r>
      <w:r>
        <w:rPr>
          <w:b/>
          <w:bCs/>
        </w:rPr>
        <w:t>x</w:t>
      </w:r>
      <w:r>
        <w:t xml:space="preserve">, perturbation được thêm vào ảnh là </w:t>
      </w:r>
      <w:r>
        <w:rPr>
          <w:b/>
          <w:bCs/>
        </w:rPr>
        <w:t>δ</w:t>
      </w:r>
      <w:r>
        <w:t>. Ảnh sau khi được bảo vệ được xác định:</w:t>
      </w:r>
    </w:p>
    <w:p w14:paraId="0C3C5544" w14:textId="77777777" w:rsidR="00885E03" w:rsidRDefault="006E7A58">
      <w:pPr>
        <w:spacing w:before="240"/>
        <w:ind w:firstLine="0"/>
        <w:rPr>
          <w:b/>
          <w:bCs/>
        </w:rPr>
      </w:pPr>
      <w:r>
        <w:rPr>
          <w:b/>
          <w:bCs/>
        </w:rPr>
        <w:t>x_adv = x + δ</w:t>
      </w:r>
    </w:p>
    <w:p w14:paraId="019FD152" w14:textId="77777777" w:rsidR="00885E03" w:rsidRDefault="006E7A58">
      <w:pPr>
        <w:spacing w:before="240"/>
        <w:ind w:firstLine="0"/>
      </w:pPr>
      <w:r>
        <w:t>Trong đó:</w:t>
      </w:r>
    </w:p>
    <w:p w14:paraId="6B2DF26E" w14:textId="77777777" w:rsidR="00885E03" w:rsidRDefault="006E7A58">
      <w:pPr>
        <w:numPr>
          <w:ilvl w:val="0"/>
          <w:numId w:val="8"/>
        </w:numPr>
        <w:spacing w:before="240" w:after="0"/>
      </w:pPr>
      <w:r>
        <w:rPr>
          <w:b/>
          <w:bCs/>
        </w:rPr>
        <w:t>x</w:t>
      </w:r>
      <w:r>
        <w:t>: ảnh gốc;</w:t>
      </w:r>
    </w:p>
    <w:p w14:paraId="5CBA5647" w14:textId="77777777" w:rsidR="00885E03" w:rsidRDefault="006E7A58">
      <w:pPr>
        <w:numPr>
          <w:ilvl w:val="0"/>
          <w:numId w:val="8"/>
        </w:numPr>
        <w:spacing w:after="0"/>
      </w:pPr>
      <w:r>
        <w:rPr>
          <w:b/>
          <w:bCs/>
        </w:rPr>
        <w:t>δ</w:t>
      </w:r>
      <w:r>
        <w:t>: perturbation;</w:t>
      </w:r>
    </w:p>
    <w:p w14:paraId="738CD1F5" w14:textId="77777777" w:rsidR="00885E03" w:rsidRDefault="006E7A58">
      <w:pPr>
        <w:numPr>
          <w:ilvl w:val="0"/>
          <w:numId w:val="8"/>
        </w:numPr>
      </w:pPr>
      <w:r>
        <w:rPr>
          <w:b/>
          <w:bCs/>
        </w:rPr>
        <w:t>x_adv</w:t>
      </w:r>
      <w:r>
        <w:t>: ảnh sau khi được bảo vệ.</w:t>
      </w:r>
    </w:p>
    <w:p w14:paraId="7C5FA0FB" w14:textId="77777777" w:rsidR="00885E03" w:rsidRDefault="006E7A58">
      <w:pPr>
        <w:spacing w:before="240"/>
        <w:ind w:firstLine="0"/>
      </w:pPr>
      <w:r>
        <w:t xml:space="preserve">Để hạn chế ảnh hưởng của perturbation đến chất lượng thị giác, perturbation được giới hạn bởi ngân sách nhiễu </w:t>
      </w:r>
      <w:r>
        <w:rPr>
          <w:b/>
          <w:bCs/>
        </w:rPr>
        <w:t>ε</w:t>
      </w:r>
      <w:r>
        <w:t>:</w:t>
      </w:r>
    </w:p>
    <w:p w14:paraId="7BAFBC7C" w14:textId="77777777" w:rsidR="00885E03" w:rsidRDefault="006E7A58">
      <w:pPr>
        <w:spacing w:before="240"/>
        <w:ind w:firstLine="0"/>
        <w:rPr>
          <w:b/>
          <w:bCs/>
        </w:rPr>
      </w:pPr>
      <w:r>
        <w:rPr>
          <w:rFonts w:ascii="Cardo" w:eastAsia="Cardo" w:hAnsi="Cardo" w:cs="Cardo"/>
          <w:b/>
          <w:bCs/>
        </w:rPr>
        <w:t>‖δ‖∞ ≤ ε</w:t>
      </w:r>
    </w:p>
    <w:p w14:paraId="1FDED244" w14:textId="77777777" w:rsidR="00885E03" w:rsidRDefault="006E7A58">
      <w:pPr>
        <w:spacing w:before="240"/>
        <w:ind w:firstLine="0"/>
      </w:pPr>
      <w:r>
        <w:t>Mục tiêu của Protective Perturbation là tạo ra một thay đổi nhỏ đối với người quan sát nhưng đủ gây ảnh hưởng đến quá trình học của mô hình nếu ảnh được sử dụng làm dữ liệu fine-tuning.</w:t>
      </w:r>
    </w:p>
    <w:p w14:paraId="42353FDD" w14:textId="77777777" w:rsidR="00885E03" w:rsidRDefault="006E7A58">
      <w:pPr>
        <w:spacing w:before="240"/>
        <w:ind w:firstLine="0"/>
      </w:pPr>
      <w:r>
        <w:t xml:space="preserve">Trong điều kiện không có biến đổi dữ liệu, ảnh </w:t>
      </w:r>
      <w:r>
        <w:rPr>
          <w:b/>
          <w:bCs/>
        </w:rPr>
        <w:t>x_adv</w:t>
      </w:r>
      <w:r>
        <w:t xml:space="preserve"> được sử dụng trực tiếp làm dữ liệu huấn luyện. Tuy nhiên, trong môi trường thực tế, ảnh có thể bị nén trước khi được thu thập.</w:t>
      </w:r>
    </w:p>
    <w:p w14:paraId="0FDFCDDD" w14:textId="77777777" w:rsidR="00885E03" w:rsidRDefault="006E7A58">
      <w:pPr>
        <w:spacing w:before="240"/>
        <w:ind w:firstLine="0"/>
      </w:pPr>
      <w:r>
        <w:lastRenderedPageBreak/>
        <w:t xml:space="preserve">Gọi </w:t>
      </w:r>
      <w:r>
        <w:rPr>
          <w:b/>
          <w:bCs/>
        </w:rPr>
        <w:t>J_Q(·)</w:t>
      </w:r>
      <w:r>
        <w:t xml:space="preserve"> là phép nén JPEG với mức chất lượng </w:t>
      </w:r>
      <w:r>
        <w:rPr>
          <w:b/>
          <w:bCs/>
        </w:rPr>
        <w:t>Q</w:t>
      </w:r>
      <w:r>
        <w:t>, ảnh sau nén được biểu diễn:</w:t>
      </w:r>
    </w:p>
    <w:p w14:paraId="17E96331" w14:textId="77777777" w:rsidR="00885E03" w:rsidRDefault="006E7A58">
      <w:pPr>
        <w:spacing w:before="240"/>
        <w:ind w:firstLine="0"/>
        <w:rPr>
          <w:b/>
          <w:bCs/>
        </w:rPr>
      </w:pPr>
      <w:r>
        <w:rPr>
          <w:b/>
          <w:bCs/>
        </w:rPr>
        <w:t>x_jpeg = J_Q(x_adv)</w:t>
      </w:r>
    </w:p>
    <w:p w14:paraId="6F8F0259" w14:textId="77777777" w:rsidR="00885E03" w:rsidRDefault="006E7A58">
      <w:pPr>
        <w:spacing w:before="240"/>
        <w:ind w:firstLine="0"/>
      </w:pPr>
      <w:r>
        <w:t>hay:</w:t>
      </w:r>
    </w:p>
    <w:p w14:paraId="5C5A0F56" w14:textId="77777777" w:rsidR="00885E03" w:rsidRDefault="006E7A58">
      <w:pPr>
        <w:spacing w:before="240"/>
        <w:ind w:firstLine="0"/>
        <w:rPr>
          <w:b/>
          <w:bCs/>
        </w:rPr>
      </w:pPr>
      <w:r>
        <w:rPr>
          <w:b/>
          <w:bCs/>
        </w:rPr>
        <w:t>x_jpeg = J_Q(x + δ)</w:t>
      </w:r>
    </w:p>
    <w:p w14:paraId="060B2B97" w14:textId="77777777" w:rsidR="00885E03" w:rsidRDefault="006E7A58">
      <w:pPr>
        <w:spacing w:before="240"/>
        <w:ind w:firstLine="0"/>
      </w:pPr>
      <w:r>
        <w:t>Do JPEG là phép biến đổi mất dữ liệu, perturbation sau nén có thể khác đáng kể so với perturbation ban đầu. Do đó, bài toán nghiên cứu không chỉ yêu cầu perturbation có hiệu quả trên ảnh chưa nén mà còn cần duy trì tác dụng sau nén JPEG.</w:t>
      </w:r>
    </w:p>
    <w:p w14:paraId="7593EF0F" w14:textId="77777777" w:rsidR="00885E03" w:rsidRDefault="006E7A58">
      <w:pPr>
        <w:pStyle w:val="Heading3"/>
        <w:keepNext w:val="0"/>
        <w:keepLines w:val="0"/>
        <w:spacing w:before="280"/>
        <w:ind w:firstLine="0"/>
        <w:jc w:val="left"/>
        <w:rPr>
          <w:sz w:val="26"/>
          <w:szCs w:val="26"/>
        </w:rPr>
      </w:pPr>
      <w:bookmarkStart w:id="79" w:name="_25o3gj86cyqw" w:colFirst="0" w:colLast="0"/>
      <w:bookmarkStart w:id="80" w:name="_Toc240633599"/>
      <w:bookmarkEnd w:id="79"/>
      <w:r>
        <w:rPr>
          <w:sz w:val="26"/>
          <w:szCs w:val="26"/>
        </w:rPr>
        <w:t>2.2.2. Phân tích mô hình đe dọa</w:t>
      </w:r>
      <w:bookmarkEnd w:id="80"/>
    </w:p>
    <w:p w14:paraId="4746FCEC" w14:textId="77777777" w:rsidR="00885E03" w:rsidRDefault="006E7A58">
      <w:pPr>
        <w:spacing w:before="240"/>
        <w:ind w:firstLine="0"/>
      </w:pPr>
      <w:r>
        <w:t>Mô hình đe dọa của đề tài giả định rằng chủ sở hữu ảnh có khả năng áp dụng cơ chế bảo vệ trước khi công khai ảnh nhưng không kiểm soát quá trình xử lý sau đó.</w:t>
      </w:r>
    </w:p>
    <w:p w14:paraId="0961C7EC" w14:textId="77777777" w:rsidR="00885E03" w:rsidRDefault="006E7A58">
      <w:pPr>
        <w:spacing w:before="240"/>
        <w:ind w:firstLine="0"/>
      </w:pPr>
      <w:r>
        <w:t>Quy trình được mô tả:</w:t>
      </w:r>
    </w:p>
    <w:p w14:paraId="073F6894" w14:textId="77777777" w:rsidR="00885E03" w:rsidRDefault="006E7A58">
      <w:pPr>
        <w:spacing w:before="240"/>
        <w:ind w:firstLine="0"/>
        <w:rPr>
          <w:b/>
          <w:bCs/>
        </w:rPr>
      </w:pPr>
      <w:r>
        <w:rPr>
          <w:b/>
          <w:bCs/>
        </w:rPr>
        <w:t>Ảnh gốc</w:t>
      </w:r>
    </w:p>
    <w:p w14:paraId="269B9FF4" w14:textId="77777777" w:rsidR="00885E03" w:rsidRDefault="006E7A58">
      <w:pPr>
        <w:spacing w:before="240"/>
        <w:ind w:firstLine="0"/>
      </w:pPr>
      <w:r>
        <w:rPr>
          <w:rFonts w:ascii="Cardo" w:eastAsia="Cardo" w:hAnsi="Cardo" w:cs="Cardo"/>
        </w:rPr>
        <w:t>↓</w:t>
      </w:r>
    </w:p>
    <w:p w14:paraId="3B54113B" w14:textId="77777777" w:rsidR="00885E03" w:rsidRDefault="006E7A58">
      <w:pPr>
        <w:spacing w:before="240"/>
        <w:ind w:firstLine="0"/>
        <w:rPr>
          <w:b/>
          <w:bCs/>
        </w:rPr>
      </w:pPr>
      <w:r>
        <w:rPr>
          <w:b/>
          <w:bCs/>
        </w:rPr>
        <w:t>Tạo Protective Perturbation</w:t>
      </w:r>
    </w:p>
    <w:p w14:paraId="2325EA1D" w14:textId="77777777" w:rsidR="00885E03" w:rsidRDefault="006E7A58">
      <w:pPr>
        <w:spacing w:before="240"/>
        <w:ind w:firstLine="0"/>
      </w:pPr>
      <w:r>
        <w:rPr>
          <w:rFonts w:ascii="Cardo" w:eastAsia="Cardo" w:hAnsi="Cardo" w:cs="Cardo"/>
        </w:rPr>
        <w:t>↓</w:t>
      </w:r>
    </w:p>
    <w:p w14:paraId="009320AC" w14:textId="77777777" w:rsidR="00885E03" w:rsidRDefault="006E7A58">
      <w:pPr>
        <w:spacing w:before="240"/>
        <w:ind w:firstLine="0"/>
        <w:rPr>
          <w:b/>
          <w:bCs/>
        </w:rPr>
      </w:pPr>
      <w:r>
        <w:rPr>
          <w:b/>
          <w:bCs/>
        </w:rPr>
        <w:t>Ảnh bảo vệ</w:t>
      </w:r>
    </w:p>
    <w:p w14:paraId="27591A90" w14:textId="77777777" w:rsidR="00885E03" w:rsidRDefault="006E7A58">
      <w:pPr>
        <w:spacing w:before="240"/>
        <w:ind w:firstLine="0"/>
      </w:pPr>
      <w:r>
        <w:rPr>
          <w:rFonts w:ascii="Cardo" w:eastAsia="Cardo" w:hAnsi="Cardo" w:cs="Cardo"/>
        </w:rPr>
        <w:t>↓</w:t>
      </w:r>
    </w:p>
    <w:p w14:paraId="205CC302" w14:textId="77777777" w:rsidR="00885E03" w:rsidRDefault="006E7A58">
      <w:pPr>
        <w:spacing w:before="240"/>
        <w:ind w:firstLine="0"/>
        <w:rPr>
          <w:b/>
          <w:bCs/>
        </w:rPr>
      </w:pPr>
      <w:r>
        <w:rPr>
          <w:b/>
          <w:bCs/>
        </w:rPr>
        <w:t>Công khai trên Internet</w:t>
      </w:r>
    </w:p>
    <w:p w14:paraId="21B1E7A7" w14:textId="77777777" w:rsidR="00885E03" w:rsidRDefault="006E7A58">
      <w:pPr>
        <w:spacing w:before="240"/>
        <w:ind w:firstLine="0"/>
      </w:pPr>
      <w:r>
        <w:rPr>
          <w:rFonts w:ascii="Cardo" w:eastAsia="Cardo" w:hAnsi="Cardo" w:cs="Cardo"/>
        </w:rPr>
        <w:t>↓</w:t>
      </w:r>
    </w:p>
    <w:p w14:paraId="4110AB2D" w14:textId="77777777" w:rsidR="00885E03" w:rsidRDefault="006E7A58">
      <w:pPr>
        <w:spacing w:before="240"/>
        <w:ind w:firstLine="0"/>
        <w:rPr>
          <w:b/>
          <w:bCs/>
        </w:rPr>
      </w:pPr>
      <w:r>
        <w:rPr>
          <w:b/>
          <w:bCs/>
        </w:rPr>
        <w:t>Nén JPEG</w:t>
      </w:r>
    </w:p>
    <w:p w14:paraId="3783B3B4" w14:textId="77777777" w:rsidR="00885E03" w:rsidRDefault="006E7A58">
      <w:pPr>
        <w:spacing w:before="240"/>
        <w:ind w:firstLine="0"/>
      </w:pPr>
      <w:r>
        <w:rPr>
          <w:rFonts w:ascii="Cardo" w:eastAsia="Cardo" w:hAnsi="Cardo" w:cs="Cardo"/>
        </w:rPr>
        <w:t>↓</w:t>
      </w:r>
    </w:p>
    <w:p w14:paraId="5291D429" w14:textId="77777777" w:rsidR="00885E03" w:rsidRDefault="006E7A58">
      <w:pPr>
        <w:spacing w:before="240"/>
        <w:ind w:firstLine="0"/>
        <w:rPr>
          <w:b/>
          <w:bCs/>
        </w:rPr>
      </w:pPr>
      <w:r>
        <w:rPr>
          <w:b/>
          <w:bCs/>
        </w:rPr>
        <w:t>Thu thập dữ liệu</w:t>
      </w:r>
    </w:p>
    <w:p w14:paraId="3F850595" w14:textId="77777777" w:rsidR="00885E03" w:rsidRDefault="006E7A58">
      <w:pPr>
        <w:spacing w:before="240"/>
        <w:ind w:firstLine="0"/>
      </w:pPr>
      <w:r>
        <w:rPr>
          <w:rFonts w:ascii="Cardo" w:eastAsia="Cardo" w:hAnsi="Cardo" w:cs="Cardo"/>
        </w:rPr>
        <w:t>↓</w:t>
      </w:r>
    </w:p>
    <w:p w14:paraId="6D33F30D" w14:textId="77777777" w:rsidR="00885E03" w:rsidRDefault="006E7A58">
      <w:pPr>
        <w:spacing w:before="240"/>
        <w:ind w:firstLine="0"/>
        <w:rPr>
          <w:b/>
          <w:bCs/>
        </w:rPr>
      </w:pPr>
      <w:r>
        <w:rPr>
          <w:b/>
          <w:bCs/>
        </w:rPr>
        <w:t>DreamBooth Fine-tuning</w:t>
      </w:r>
    </w:p>
    <w:p w14:paraId="7D003653" w14:textId="77777777" w:rsidR="00885E03" w:rsidRDefault="006E7A58">
      <w:pPr>
        <w:spacing w:before="240"/>
        <w:ind w:firstLine="0"/>
      </w:pPr>
      <w:r>
        <w:rPr>
          <w:rFonts w:ascii="Cardo" w:eastAsia="Cardo" w:hAnsi="Cardo" w:cs="Cardo"/>
        </w:rPr>
        <w:t>↓</w:t>
      </w:r>
    </w:p>
    <w:p w14:paraId="0C31110E" w14:textId="77777777" w:rsidR="00885E03" w:rsidRDefault="006E7A58">
      <w:pPr>
        <w:spacing w:before="240"/>
        <w:ind w:firstLine="0"/>
        <w:rPr>
          <w:b/>
          <w:bCs/>
        </w:rPr>
      </w:pPr>
      <w:r>
        <w:rPr>
          <w:b/>
          <w:bCs/>
        </w:rPr>
        <w:lastRenderedPageBreak/>
        <w:t>Mô hình cá nhân hóa</w:t>
      </w:r>
    </w:p>
    <w:p w14:paraId="51680626" w14:textId="77777777" w:rsidR="00885E03" w:rsidRDefault="006E7A58">
      <w:pPr>
        <w:spacing w:before="240"/>
        <w:ind w:firstLine="0"/>
      </w:pPr>
      <w:r>
        <w:rPr>
          <w:rFonts w:ascii="Cardo" w:eastAsia="Cardo" w:hAnsi="Cardo" w:cs="Cardo"/>
        </w:rPr>
        <w:t>↓</w:t>
      </w:r>
    </w:p>
    <w:p w14:paraId="1EC0C543" w14:textId="77777777" w:rsidR="00885E03" w:rsidRDefault="006E7A58">
      <w:pPr>
        <w:spacing w:before="240"/>
        <w:ind w:firstLine="0"/>
        <w:rPr>
          <w:b/>
          <w:bCs/>
        </w:rPr>
      </w:pPr>
      <w:r>
        <w:rPr>
          <w:b/>
          <w:bCs/>
        </w:rPr>
        <w:t>Sinh ảnh mô phỏng chủ thể</w:t>
      </w:r>
    </w:p>
    <w:p w14:paraId="645C4C91" w14:textId="77777777" w:rsidR="00885E03" w:rsidRDefault="006E7A58">
      <w:pPr>
        <w:spacing w:before="240"/>
        <w:ind w:firstLine="0"/>
      </w:pPr>
      <w:r>
        <w:t>Trong mô hình này, bên thu thập có thể sử dụng ảnh sau nén làm dữ liệu fine-tuning. Bên bảo vệ không biết trước chính xác mức nén được áp dụng. Vì vậy, nếu perturbation chỉ được tối ưu cho một điều kiện duy nhất, khả năng bảo vệ thực tế có thể bị hạn chế.</w:t>
      </w:r>
    </w:p>
    <w:p w14:paraId="43F23D7A" w14:textId="77777777" w:rsidR="00885E03" w:rsidRDefault="006E7A58">
      <w:pPr>
        <w:pStyle w:val="Heading3"/>
        <w:keepNext w:val="0"/>
        <w:keepLines w:val="0"/>
        <w:spacing w:before="280"/>
        <w:ind w:firstLine="0"/>
        <w:jc w:val="left"/>
        <w:rPr>
          <w:sz w:val="26"/>
          <w:szCs w:val="26"/>
        </w:rPr>
      </w:pPr>
      <w:bookmarkStart w:id="81" w:name="_asof1ukyxdwa" w:colFirst="0" w:colLast="0"/>
      <w:bookmarkStart w:id="82" w:name="_Toc240633600"/>
      <w:bookmarkEnd w:id="81"/>
      <w:r>
        <w:rPr>
          <w:sz w:val="26"/>
          <w:szCs w:val="26"/>
        </w:rPr>
        <w:t>2.2.3. Phân tích ảnh hưởng của JPEG đến Protective Perturbation</w:t>
      </w:r>
      <w:bookmarkEnd w:id="82"/>
    </w:p>
    <w:p w14:paraId="3F2D5341" w14:textId="77777777" w:rsidR="00885E03" w:rsidRDefault="006E7A58">
      <w:pPr>
        <w:spacing w:before="240"/>
        <w:ind w:firstLine="0"/>
      </w:pPr>
      <w:r>
        <w:t>JPEG thực hiện nén ảnh thông qua các bước biến đổi và lượng tử hóa nhằm loại bỏ một phần thông tin ít ảnh hưởng đến cảm nhận thị giác. Mức chất lượng càng thấp thì mức độ loại bỏ thông tin càng lớn.</w:t>
      </w:r>
    </w:p>
    <w:p w14:paraId="48DFA799" w14:textId="77777777" w:rsidR="00885E03" w:rsidRDefault="006E7A58">
      <w:pPr>
        <w:spacing w:before="240"/>
        <w:ind w:firstLine="0"/>
      </w:pPr>
      <w:r>
        <w:t>Đối với Protective Perturbation, các thành phần perturbation thường có biên độ nhỏ. Khi ảnh trải qua nén JPEG, một phần perturbation có thể bị thay đổi hoặc loại bỏ trong quá trình lượng tử hóa.</w:t>
      </w:r>
    </w:p>
    <w:p w14:paraId="472D8142" w14:textId="77777777" w:rsidR="00885E03" w:rsidRDefault="006E7A58">
      <w:pPr>
        <w:spacing w:before="240"/>
        <w:ind w:firstLine="0"/>
      </w:pPr>
      <w:r>
        <w:t>Với:</w:t>
      </w:r>
    </w:p>
    <w:p w14:paraId="37C4914D" w14:textId="77777777" w:rsidR="00885E03" w:rsidRDefault="006E7A58">
      <w:pPr>
        <w:spacing w:before="240"/>
        <w:ind w:firstLine="0"/>
        <w:rPr>
          <w:b/>
          <w:bCs/>
        </w:rPr>
      </w:pPr>
      <w:r>
        <w:rPr>
          <w:b/>
          <w:bCs/>
        </w:rPr>
        <w:t>x_adv = x + δ</w:t>
      </w:r>
    </w:p>
    <w:p w14:paraId="0B070607" w14:textId="77777777" w:rsidR="00885E03" w:rsidRDefault="006E7A58">
      <w:pPr>
        <w:spacing w:before="240"/>
        <w:ind w:firstLine="0"/>
      </w:pPr>
      <w:r>
        <w:t>sau quá trình JPEG, ảnh trở thành:</w:t>
      </w:r>
    </w:p>
    <w:p w14:paraId="277EDFDC" w14:textId="77777777" w:rsidR="00885E03" w:rsidRDefault="006E7A58">
      <w:pPr>
        <w:spacing w:before="240"/>
        <w:ind w:firstLine="0"/>
        <w:rPr>
          <w:b/>
          <w:bCs/>
        </w:rPr>
      </w:pPr>
      <w:r>
        <w:rPr>
          <w:b/>
          <w:bCs/>
        </w:rPr>
        <w:t>J_Q(x + δ)</w:t>
      </w:r>
    </w:p>
    <w:p w14:paraId="495EBFEE" w14:textId="77777777" w:rsidR="00885E03" w:rsidRDefault="006E7A58">
      <w:pPr>
        <w:spacing w:before="240"/>
        <w:ind w:firstLine="0"/>
      </w:pPr>
      <w:r>
        <w:t>Không thể giả định rằng:</w:t>
      </w:r>
    </w:p>
    <w:p w14:paraId="52F5F277" w14:textId="77777777" w:rsidR="00885E03" w:rsidRDefault="006E7A58">
      <w:pPr>
        <w:spacing w:before="240"/>
        <w:ind w:firstLine="0"/>
        <w:rPr>
          <w:b/>
          <w:bCs/>
        </w:rPr>
      </w:pPr>
      <w:r>
        <w:rPr>
          <w:b/>
          <w:bCs/>
        </w:rPr>
        <w:t>J_Q(x + δ) = J_Q(x) + δ</w:t>
      </w:r>
    </w:p>
    <w:p w14:paraId="40639360" w14:textId="77777777" w:rsidR="00885E03" w:rsidRDefault="006E7A58">
      <w:pPr>
        <w:spacing w:before="240"/>
        <w:ind w:firstLine="0"/>
      </w:pPr>
      <w:r>
        <w:t>Điều này cho thấy perturbation không được bảo toàn nguyên vẹn sau nén.</w:t>
      </w:r>
    </w:p>
    <w:p w14:paraId="4719A30A" w14:textId="77777777" w:rsidR="00885E03" w:rsidRDefault="006E7A58">
      <w:pPr>
        <w:spacing w:before="240"/>
        <w:ind w:firstLine="0"/>
      </w:pPr>
      <w:r>
        <w:t>Mức độ suy giảm phụ thuộc vào JPEG Quality. Với Q cao, tác động của nén nhỏ hơn. Khi Q giảm, lượng thông tin bị loại bỏ tăng lên, từ đó nguy cơ perturbation mất tác dụng cũng tăng.</w:t>
      </w:r>
    </w:p>
    <w:p w14:paraId="3D909651" w14:textId="77777777" w:rsidR="00885E03" w:rsidRDefault="006E7A58">
      <w:pPr>
        <w:pStyle w:val="Heading3"/>
        <w:keepNext w:val="0"/>
        <w:keepLines w:val="0"/>
        <w:spacing w:before="280"/>
        <w:ind w:firstLine="0"/>
        <w:jc w:val="left"/>
        <w:rPr>
          <w:sz w:val="26"/>
          <w:szCs w:val="26"/>
        </w:rPr>
      </w:pPr>
      <w:bookmarkStart w:id="83" w:name="_s2uw6x1kvqtu" w:colFirst="0" w:colLast="0"/>
      <w:bookmarkStart w:id="84" w:name="_Toc240633601"/>
      <w:bookmarkEnd w:id="83"/>
      <w:r>
        <w:rPr>
          <w:sz w:val="26"/>
          <w:szCs w:val="26"/>
        </w:rPr>
        <w:t>2.2.4. Xác định yêu cầu đối với giải pháp</w:t>
      </w:r>
      <w:bookmarkEnd w:id="84"/>
    </w:p>
    <w:p w14:paraId="6EE3798A" w14:textId="77777777" w:rsidR="00885E03" w:rsidRDefault="006E7A58">
      <w:pPr>
        <w:spacing w:before="240"/>
        <w:ind w:firstLine="0"/>
      </w:pPr>
      <w:r>
        <w:t>Từ các phân tích trên, giải pháp cần đáp ứng ba tiêu chí.</w:t>
      </w:r>
    </w:p>
    <w:p w14:paraId="27BA945A" w14:textId="77777777" w:rsidR="00885E03" w:rsidRDefault="006E7A58">
      <w:pPr>
        <w:spacing w:before="240"/>
        <w:ind w:firstLine="0"/>
      </w:pPr>
      <w:r>
        <w:t>Thứ nhất, phương pháp phải tạo được Protective Perturbation có khả năng gây ảnh hưởng đến quá trình cá nhân hóa mô hình.</w:t>
      </w:r>
    </w:p>
    <w:p w14:paraId="3BDA05DB" w14:textId="77777777" w:rsidR="00885E03" w:rsidRDefault="006E7A58">
      <w:pPr>
        <w:spacing w:before="240"/>
        <w:ind w:firstLine="0"/>
      </w:pPr>
      <w:r>
        <w:t>Thứ hai, perturbation cần duy trì được hiệu quả ở nhiều mức JPEG Quality.</w:t>
      </w:r>
    </w:p>
    <w:p w14:paraId="361F6F23" w14:textId="77777777" w:rsidR="00885E03" w:rsidRDefault="006E7A58">
      <w:pPr>
        <w:spacing w:before="240"/>
        <w:ind w:firstLine="0"/>
      </w:pPr>
      <w:r>
        <w:lastRenderedPageBreak/>
        <w:t>Thứ ba, việc tăng độ bền JPEG phải được thực hiện trong giới hạn chất lượng thị giác chấp nhận được.</w:t>
      </w:r>
    </w:p>
    <w:p w14:paraId="6EF75D9D" w14:textId="77777777" w:rsidR="00885E03" w:rsidRDefault="006E7A58">
      <w:pPr>
        <w:spacing w:before="240"/>
        <w:ind w:firstLine="0"/>
      </w:pPr>
      <w:r>
        <w:t>Ba yếu tố trên tạo thành mối quan hệ đánh đổi:</w:t>
      </w:r>
    </w:p>
    <w:p w14:paraId="22CF5051" w14:textId="77777777" w:rsidR="00885E03" w:rsidRDefault="006E7A58">
      <w:pPr>
        <w:spacing w:before="240"/>
        <w:ind w:firstLine="0"/>
        <w:rPr>
          <w:b/>
          <w:bCs/>
        </w:rPr>
      </w:pPr>
      <w:r>
        <w:rPr>
          <w:b/>
          <w:bCs/>
        </w:rPr>
        <w:t>Hiệu quả bảo vệ ↔ Độ bền trước JPEG ↔ Chất lượng thị giác</w:t>
      </w:r>
    </w:p>
    <w:p w14:paraId="0648E5B5" w14:textId="77777777" w:rsidR="00885E03" w:rsidRDefault="006E7A58">
      <w:pPr>
        <w:spacing w:before="240"/>
        <w:ind w:firstLine="0"/>
      </w:pPr>
      <w:r>
        <w:t>Đây là cơ sở chính cho việc thiết kế phương pháp JPEG-aware Protective Perturbation trong các mục tiếp theo.</w:t>
      </w:r>
    </w:p>
    <w:p w14:paraId="35A0FFA9" w14:textId="77777777" w:rsidR="00885E03" w:rsidRDefault="006E7A58">
      <w:pPr>
        <w:pStyle w:val="Heading2"/>
        <w:keepNext w:val="0"/>
        <w:keepLines w:val="0"/>
        <w:spacing w:before="360" w:after="80"/>
        <w:jc w:val="left"/>
        <w:rPr>
          <w:sz w:val="34"/>
          <w:szCs w:val="34"/>
        </w:rPr>
      </w:pPr>
      <w:bookmarkStart w:id="85" w:name="_l8zmqwsws8bj" w:colFirst="0" w:colLast="0"/>
      <w:bookmarkStart w:id="86" w:name="_Toc240633602"/>
      <w:bookmarkEnd w:id="85"/>
      <w:r>
        <w:rPr>
          <w:sz w:val="34"/>
          <w:szCs w:val="34"/>
        </w:rPr>
        <w:t>2.3. Thiết kế tổng thể hệ thống</w:t>
      </w:r>
      <w:bookmarkEnd w:id="86"/>
    </w:p>
    <w:p w14:paraId="7C7CC4FE" w14:textId="77777777" w:rsidR="00885E03" w:rsidRDefault="006E7A58">
      <w:pPr>
        <w:pStyle w:val="Heading3"/>
        <w:keepNext w:val="0"/>
        <w:keepLines w:val="0"/>
        <w:spacing w:before="280"/>
        <w:ind w:firstLine="0"/>
        <w:jc w:val="left"/>
        <w:rPr>
          <w:sz w:val="26"/>
          <w:szCs w:val="26"/>
        </w:rPr>
      </w:pPr>
      <w:bookmarkStart w:id="87" w:name="_xecepu683iul" w:colFirst="0" w:colLast="0"/>
      <w:bookmarkStart w:id="88" w:name="_Toc240633603"/>
      <w:bookmarkEnd w:id="87"/>
      <w:r>
        <w:rPr>
          <w:sz w:val="26"/>
          <w:szCs w:val="26"/>
        </w:rPr>
        <w:t>2.3.1. Nguyên tắc thiết kế hệ thống</w:t>
      </w:r>
      <w:bookmarkEnd w:id="88"/>
    </w:p>
    <w:p w14:paraId="599E32DE" w14:textId="77777777" w:rsidR="00885E03" w:rsidRDefault="006E7A58">
      <w:pPr>
        <w:spacing w:before="240"/>
        <w:ind w:firstLine="0"/>
      </w:pPr>
      <w:r>
        <w:t>Hệ thống được thiết kế theo các nguyên tắc sau.</w:t>
      </w:r>
    </w:p>
    <w:p w14:paraId="25124C63" w14:textId="77777777" w:rsidR="00885E03" w:rsidRDefault="006E7A58">
      <w:pPr>
        <w:spacing w:before="240"/>
        <w:ind w:firstLine="0"/>
      </w:pPr>
      <w:r>
        <w:rPr>
          <w:b/>
          <w:bCs/>
        </w:rPr>
        <w:t>Tính mô-đun:</w:t>
      </w:r>
      <w:r>
        <w:t xml:space="preserve"> Các thành phần xử lý dữ liệu, tạo perturbation, nén JPEG, fine-tuning và đánh giá được tách thành các mô-đun độc lập.</w:t>
      </w:r>
    </w:p>
    <w:p w14:paraId="4A092E5B" w14:textId="77777777" w:rsidR="00885E03" w:rsidRDefault="006E7A58">
      <w:pPr>
        <w:spacing w:before="240"/>
        <w:ind w:firstLine="0"/>
      </w:pPr>
      <w:r>
        <w:rPr>
          <w:b/>
          <w:bCs/>
        </w:rPr>
        <w:t>Tính nhất quán:</w:t>
      </w:r>
      <w:r>
        <w:t xml:space="preserve"> Baseline và phương pháp JPEG-aware sử dụng cùng dữ liệu đầu vào, cùng mô hình và các tham số chung.</w:t>
      </w:r>
    </w:p>
    <w:p w14:paraId="5D444255" w14:textId="77777777" w:rsidR="00885E03" w:rsidRDefault="006E7A58">
      <w:pPr>
        <w:spacing w:before="240"/>
        <w:ind w:firstLine="0"/>
      </w:pPr>
      <w:r>
        <w:rPr>
          <w:b/>
          <w:bCs/>
        </w:rPr>
        <w:t>Tính tái lập:</w:t>
      </w:r>
      <w:r>
        <w:t xml:space="preserve"> Các tham số cấu hình được lưu lại nhằm phục vụ tái hiện thí nghiệm.</w:t>
      </w:r>
    </w:p>
    <w:p w14:paraId="1EB19896" w14:textId="77777777" w:rsidR="00885E03" w:rsidRDefault="006E7A58">
      <w:pPr>
        <w:spacing w:before="240"/>
        <w:ind w:firstLine="0"/>
      </w:pPr>
      <w:r>
        <w:rPr>
          <w:b/>
          <w:bCs/>
        </w:rPr>
        <w:t>Tính khả thi:</w:t>
      </w:r>
      <w:r>
        <w:t xml:space="preserve"> Các thành phần hệ thống ưu tiên sử dụng mô hình và thư viện mã nguồn mở phù hợp với tài nguyên tính toán của nhóm nghiên cứu.</w:t>
      </w:r>
    </w:p>
    <w:p w14:paraId="1E3786F0" w14:textId="77777777" w:rsidR="00885E03" w:rsidRDefault="006E7A58">
      <w:pPr>
        <w:spacing w:before="240"/>
        <w:ind w:firstLine="0"/>
      </w:pPr>
      <w:r>
        <w:rPr>
          <w:b/>
          <w:bCs/>
        </w:rPr>
        <w:t>Khả năng mở rộng:</w:t>
      </w:r>
      <w:r>
        <w:t xml:space="preserve"> Hệ thống cho phép thay đổi baseline hoặc bổ sung các phép biến đổi khác trong các nghiên cứu tiếp theo.</w:t>
      </w:r>
    </w:p>
    <w:p w14:paraId="534073DD" w14:textId="77777777" w:rsidR="00885E03" w:rsidRDefault="006E7A58">
      <w:pPr>
        <w:pStyle w:val="Heading3"/>
        <w:keepNext w:val="0"/>
        <w:keepLines w:val="0"/>
        <w:spacing w:before="280"/>
        <w:ind w:firstLine="0"/>
        <w:jc w:val="left"/>
        <w:rPr>
          <w:sz w:val="26"/>
          <w:szCs w:val="26"/>
        </w:rPr>
      </w:pPr>
      <w:bookmarkStart w:id="89" w:name="_deu696onspav" w:colFirst="0" w:colLast="0"/>
      <w:bookmarkStart w:id="90" w:name="_Toc240633604"/>
      <w:bookmarkEnd w:id="89"/>
      <w:r>
        <w:rPr>
          <w:sz w:val="26"/>
          <w:szCs w:val="26"/>
        </w:rPr>
        <w:t>2.3.2. Kiến trúc tổng thể của hệ thống</w:t>
      </w:r>
      <w:bookmarkEnd w:id="90"/>
    </w:p>
    <w:p w14:paraId="6AA9B47B" w14:textId="77777777" w:rsidR="00885E03" w:rsidRDefault="006E7A58">
      <w:pPr>
        <w:spacing w:before="240"/>
        <w:ind w:firstLine="0"/>
      </w:pPr>
      <w:r>
        <w:t>Hệ thống gồm sáu mô-đun chính:</w:t>
      </w:r>
    </w:p>
    <w:p w14:paraId="0B7DD2AA" w14:textId="77777777" w:rsidR="00885E03" w:rsidRDefault="006E7A58">
      <w:pPr>
        <w:numPr>
          <w:ilvl w:val="0"/>
          <w:numId w:val="5"/>
        </w:numPr>
        <w:spacing w:before="240" w:after="0"/>
      </w:pPr>
      <w:r>
        <w:t>Mô-đun tiền xử lý dữ liệu;</w:t>
      </w:r>
    </w:p>
    <w:p w14:paraId="75078086" w14:textId="77777777" w:rsidR="00885E03" w:rsidRDefault="006E7A58">
      <w:pPr>
        <w:numPr>
          <w:ilvl w:val="0"/>
          <w:numId w:val="5"/>
        </w:numPr>
        <w:spacing w:after="0"/>
      </w:pPr>
      <w:r>
        <w:t>Mô-đun tạo Protective Perturbation;</w:t>
      </w:r>
    </w:p>
    <w:p w14:paraId="3BDA7A6F" w14:textId="77777777" w:rsidR="00885E03" w:rsidRDefault="006E7A58">
      <w:pPr>
        <w:numPr>
          <w:ilvl w:val="0"/>
          <w:numId w:val="5"/>
        </w:numPr>
        <w:spacing w:after="0"/>
      </w:pPr>
      <w:r>
        <w:t>Mô-đun Differentiable JPEG;</w:t>
      </w:r>
    </w:p>
    <w:p w14:paraId="4797C193" w14:textId="77777777" w:rsidR="00885E03" w:rsidRDefault="006E7A58">
      <w:pPr>
        <w:numPr>
          <w:ilvl w:val="0"/>
          <w:numId w:val="5"/>
        </w:numPr>
        <w:spacing w:after="0"/>
      </w:pPr>
      <w:r>
        <w:t>Mô-đun nén JPEG thực;</w:t>
      </w:r>
    </w:p>
    <w:p w14:paraId="23EA08A9" w14:textId="77777777" w:rsidR="00885E03" w:rsidRDefault="006E7A58">
      <w:pPr>
        <w:numPr>
          <w:ilvl w:val="0"/>
          <w:numId w:val="5"/>
        </w:numPr>
        <w:spacing w:after="0"/>
      </w:pPr>
      <w:r>
        <w:t>Mô-đun DreamBooth;</w:t>
      </w:r>
    </w:p>
    <w:p w14:paraId="645AF038" w14:textId="77777777" w:rsidR="00885E03" w:rsidRDefault="006E7A58">
      <w:pPr>
        <w:numPr>
          <w:ilvl w:val="0"/>
          <w:numId w:val="5"/>
        </w:numPr>
      </w:pPr>
      <w:r>
        <w:t>Mô-đun đánh giá.</w:t>
      </w:r>
    </w:p>
    <w:p w14:paraId="0FBE705C" w14:textId="77777777" w:rsidR="00885E03" w:rsidRDefault="006E7A58">
      <w:pPr>
        <w:spacing w:before="240"/>
        <w:ind w:firstLine="0"/>
      </w:pPr>
      <w:r>
        <w:t>Luồng tổng thể được biểu diễn:</w:t>
      </w:r>
    </w:p>
    <w:p w14:paraId="17E92F00" w14:textId="77777777" w:rsidR="00885E03" w:rsidRDefault="006E7A58">
      <w:pPr>
        <w:spacing w:before="240"/>
        <w:ind w:firstLine="0"/>
        <w:rPr>
          <w:b/>
          <w:bCs/>
        </w:rPr>
      </w:pPr>
      <w:r>
        <w:rPr>
          <w:b/>
          <w:bCs/>
        </w:rPr>
        <w:t>Ảnh đầu vào</w:t>
      </w:r>
    </w:p>
    <w:p w14:paraId="67BCC19A" w14:textId="77777777" w:rsidR="00885E03" w:rsidRDefault="006E7A58">
      <w:pPr>
        <w:spacing w:before="240"/>
        <w:ind w:firstLine="0"/>
      </w:pPr>
      <w:r>
        <w:rPr>
          <w:rFonts w:ascii="Cardo" w:eastAsia="Cardo" w:hAnsi="Cardo" w:cs="Cardo"/>
        </w:rPr>
        <w:lastRenderedPageBreak/>
        <w:t>↓</w:t>
      </w:r>
    </w:p>
    <w:p w14:paraId="4F5C3066" w14:textId="77777777" w:rsidR="00885E03" w:rsidRDefault="006E7A58">
      <w:pPr>
        <w:spacing w:before="240"/>
        <w:ind w:firstLine="0"/>
        <w:rPr>
          <w:b/>
          <w:bCs/>
        </w:rPr>
      </w:pPr>
      <w:r>
        <w:rPr>
          <w:b/>
          <w:bCs/>
        </w:rPr>
        <w:t>Tiền xử lý</w:t>
      </w:r>
    </w:p>
    <w:p w14:paraId="1EB991C6" w14:textId="77777777" w:rsidR="00885E03" w:rsidRDefault="006E7A58">
      <w:pPr>
        <w:spacing w:before="240"/>
        <w:ind w:firstLine="0"/>
      </w:pPr>
      <w:r>
        <w:rPr>
          <w:rFonts w:ascii="Cardo" w:eastAsia="Cardo" w:hAnsi="Cardo" w:cs="Cardo"/>
        </w:rPr>
        <w:t>↓</w:t>
      </w:r>
    </w:p>
    <w:p w14:paraId="501A0ECD" w14:textId="77777777" w:rsidR="00885E03" w:rsidRDefault="006E7A58">
      <w:pPr>
        <w:spacing w:before="240"/>
        <w:ind w:firstLine="0"/>
        <w:rPr>
          <w:b/>
          <w:bCs/>
        </w:rPr>
      </w:pPr>
      <w:r>
        <w:rPr>
          <w:b/>
          <w:bCs/>
        </w:rPr>
        <w:t>Tạo Protective Perturbation</w:t>
      </w:r>
    </w:p>
    <w:p w14:paraId="12B6BF51" w14:textId="77777777" w:rsidR="00885E03" w:rsidRDefault="006E7A58">
      <w:pPr>
        <w:spacing w:before="240"/>
        <w:ind w:firstLine="0"/>
      </w:pPr>
      <w:r>
        <w:rPr>
          <w:rFonts w:ascii="Cardo" w:eastAsia="Cardo" w:hAnsi="Cardo" w:cs="Cardo"/>
        </w:rPr>
        <w:t>↙　　　　　　　　　　　　↘</w:t>
      </w:r>
    </w:p>
    <w:p w14:paraId="07D64F09" w14:textId="77777777" w:rsidR="00885E03" w:rsidRDefault="006E7A58">
      <w:pPr>
        <w:spacing w:before="240"/>
        <w:ind w:firstLine="0"/>
        <w:rPr>
          <w:b/>
          <w:bCs/>
        </w:rPr>
      </w:pPr>
      <w:r>
        <w:rPr>
          <w:b/>
          <w:bCs/>
        </w:rPr>
        <w:t>Baseline</w:t>
      </w:r>
      <w:r>
        <w:rPr>
          <w:rFonts w:ascii="Gungsuh" w:eastAsia="Gungsuh" w:hAnsi="Gungsuh" w:cs="Gungsuh"/>
        </w:rPr>
        <w:t xml:space="preserve">　　　　　　</w:t>
      </w:r>
      <w:r>
        <w:rPr>
          <w:b/>
          <w:bCs/>
        </w:rPr>
        <w:t>JPEG-aware</w:t>
      </w:r>
    </w:p>
    <w:p w14:paraId="43A2C01F" w14:textId="77777777" w:rsidR="00885E03" w:rsidRDefault="006E7A58">
      <w:pPr>
        <w:spacing w:before="240"/>
        <w:ind w:firstLine="0"/>
      </w:pPr>
      <w:r>
        <w:rPr>
          <w:rFonts w:ascii="Gungsuh" w:eastAsia="Gungsuh" w:hAnsi="Gungsuh" w:cs="Gungsuh"/>
        </w:rPr>
        <w:t xml:space="preserve">　　　　　　　　　　　　　　↓</w:t>
      </w:r>
    </w:p>
    <w:p w14:paraId="55B13369" w14:textId="77777777" w:rsidR="00885E03" w:rsidRDefault="006E7A58">
      <w:pPr>
        <w:spacing w:before="240"/>
        <w:ind w:firstLine="0"/>
        <w:rPr>
          <w:b/>
          <w:bCs/>
        </w:rPr>
      </w:pPr>
      <w:r>
        <w:rPr>
          <w:rFonts w:ascii="Gungsuh" w:eastAsia="Gungsuh" w:hAnsi="Gungsuh" w:cs="Gungsuh"/>
        </w:rPr>
        <w:t xml:space="preserve">　　　　　　　　　</w:t>
      </w:r>
      <w:r>
        <w:rPr>
          <w:b/>
          <w:bCs/>
        </w:rPr>
        <w:t>Differentiable JPEG</w:t>
      </w:r>
    </w:p>
    <w:p w14:paraId="0A0E2E4C" w14:textId="77777777" w:rsidR="00885E03" w:rsidRDefault="006E7A58">
      <w:pPr>
        <w:spacing w:before="240"/>
        <w:ind w:firstLine="0"/>
      </w:pPr>
      <w:r>
        <w:rPr>
          <w:rFonts w:ascii="Cardo" w:eastAsia="Cardo" w:hAnsi="Cardo" w:cs="Cardo"/>
        </w:rPr>
        <w:t>↘　　　　　　　　　　　　↙</w:t>
      </w:r>
    </w:p>
    <w:p w14:paraId="5D12C358" w14:textId="77777777" w:rsidR="00885E03" w:rsidRDefault="006E7A58">
      <w:pPr>
        <w:spacing w:before="240"/>
        <w:ind w:firstLine="0"/>
        <w:rPr>
          <w:b/>
          <w:bCs/>
        </w:rPr>
      </w:pPr>
      <w:r>
        <w:rPr>
          <w:b/>
          <w:bCs/>
        </w:rPr>
        <w:t>Ảnh bảo vệ</w:t>
      </w:r>
    </w:p>
    <w:p w14:paraId="33DCE77A" w14:textId="77777777" w:rsidR="00885E03" w:rsidRDefault="006E7A58">
      <w:pPr>
        <w:spacing w:before="240"/>
        <w:ind w:firstLine="0"/>
      </w:pPr>
      <w:r>
        <w:rPr>
          <w:rFonts w:ascii="Cardo" w:eastAsia="Cardo" w:hAnsi="Cardo" w:cs="Cardo"/>
        </w:rPr>
        <w:t>↓</w:t>
      </w:r>
    </w:p>
    <w:p w14:paraId="3CA90B5D" w14:textId="77777777" w:rsidR="00885E03" w:rsidRDefault="006E7A58">
      <w:pPr>
        <w:spacing w:before="240"/>
        <w:ind w:firstLine="0"/>
        <w:rPr>
          <w:b/>
          <w:bCs/>
        </w:rPr>
      </w:pPr>
      <w:r>
        <w:rPr>
          <w:b/>
          <w:bCs/>
        </w:rPr>
        <w:t>JPEG Compression</w:t>
      </w:r>
    </w:p>
    <w:p w14:paraId="3C25B2AC" w14:textId="77777777" w:rsidR="00885E03" w:rsidRDefault="006E7A58">
      <w:pPr>
        <w:spacing w:before="240"/>
        <w:ind w:firstLine="0"/>
      </w:pPr>
      <w:r>
        <w:rPr>
          <w:rFonts w:ascii="Cardo" w:eastAsia="Cardo" w:hAnsi="Cardo" w:cs="Cardo"/>
        </w:rPr>
        <w:t>↓</w:t>
      </w:r>
    </w:p>
    <w:p w14:paraId="0D4439B1" w14:textId="77777777" w:rsidR="00885E03" w:rsidRDefault="006E7A58">
      <w:pPr>
        <w:spacing w:before="240"/>
        <w:ind w:firstLine="0"/>
        <w:rPr>
          <w:b/>
          <w:bCs/>
        </w:rPr>
      </w:pPr>
      <w:r>
        <w:rPr>
          <w:b/>
          <w:bCs/>
        </w:rPr>
        <w:t>DreamBooth Fine-tuning</w:t>
      </w:r>
    </w:p>
    <w:p w14:paraId="0D66008A" w14:textId="77777777" w:rsidR="00885E03" w:rsidRDefault="006E7A58">
      <w:pPr>
        <w:spacing w:before="240"/>
        <w:ind w:firstLine="0"/>
      </w:pPr>
      <w:r>
        <w:rPr>
          <w:rFonts w:ascii="Cardo" w:eastAsia="Cardo" w:hAnsi="Cardo" w:cs="Cardo"/>
        </w:rPr>
        <w:t>↓</w:t>
      </w:r>
    </w:p>
    <w:p w14:paraId="1D2F5B51" w14:textId="77777777" w:rsidR="00885E03" w:rsidRDefault="006E7A58">
      <w:pPr>
        <w:spacing w:before="240"/>
        <w:ind w:firstLine="0"/>
        <w:rPr>
          <w:b/>
          <w:bCs/>
        </w:rPr>
      </w:pPr>
      <w:r>
        <w:rPr>
          <w:b/>
          <w:bCs/>
        </w:rPr>
        <w:t>Sinh ảnh kiểm thử</w:t>
      </w:r>
    </w:p>
    <w:p w14:paraId="3CCEFA35" w14:textId="77777777" w:rsidR="00885E03" w:rsidRDefault="006E7A58">
      <w:pPr>
        <w:spacing w:before="240"/>
        <w:ind w:firstLine="0"/>
      </w:pPr>
      <w:r>
        <w:rPr>
          <w:rFonts w:ascii="Cardo" w:eastAsia="Cardo" w:hAnsi="Cardo" w:cs="Cardo"/>
        </w:rPr>
        <w:t>↓</w:t>
      </w:r>
    </w:p>
    <w:p w14:paraId="6B619D8A" w14:textId="77777777" w:rsidR="00885E03" w:rsidRDefault="006E7A58">
      <w:pPr>
        <w:spacing w:before="240"/>
        <w:ind w:firstLine="0"/>
        <w:rPr>
          <w:b/>
          <w:bCs/>
        </w:rPr>
      </w:pPr>
      <w:r>
        <w:rPr>
          <w:b/>
          <w:bCs/>
        </w:rPr>
        <w:t>Đánh giá</w:t>
      </w:r>
    </w:p>
    <w:p w14:paraId="1AE5B29E" w14:textId="77777777" w:rsidR="00885E03" w:rsidRDefault="006E7A58">
      <w:pPr>
        <w:pStyle w:val="Heading3"/>
        <w:keepNext w:val="0"/>
        <w:keepLines w:val="0"/>
        <w:spacing w:before="280"/>
        <w:ind w:firstLine="0"/>
        <w:jc w:val="left"/>
        <w:rPr>
          <w:sz w:val="26"/>
          <w:szCs w:val="26"/>
        </w:rPr>
      </w:pPr>
      <w:bookmarkStart w:id="91" w:name="_4cpvlj9qw2it" w:colFirst="0" w:colLast="0"/>
      <w:bookmarkStart w:id="92" w:name="_Toc240633605"/>
      <w:bookmarkEnd w:id="91"/>
      <w:r>
        <w:rPr>
          <w:sz w:val="26"/>
          <w:szCs w:val="26"/>
        </w:rPr>
        <w:t>2.3.3. Thiết kế luồng xử lý</w:t>
      </w:r>
      <w:bookmarkEnd w:id="92"/>
    </w:p>
    <w:p w14:paraId="7902180F" w14:textId="77777777" w:rsidR="00885E03" w:rsidRDefault="006E7A58">
      <w:pPr>
        <w:spacing w:before="240"/>
        <w:ind w:firstLine="0"/>
      </w:pPr>
      <w:r>
        <w:t>Quy trình xử lý được thực hiện theo các bước.</w:t>
      </w:r>
    </w:p>
    <w:p w14:paraId="6061EE49" w14:textId="77777777" w:rsidR="00885E03" w:rsidRDefault="006E7A58">
      <w:pPr>
        <w:spacing w:before="240"/>
        <w:ind w:firstLine="0"/>
      </w:pPr>
      <w:r>
        <w:rPr>
          <w:b/>
          <w:bCs/>
        </w:rPr>
        <w:t>Bước 1:</w:t>
      </w:r>
      <w:r>
        <w:t xml:space="preserve"> Tiếp nhận ảnh đầu vào.</w:t>
      </w:r>
    </w:p>
    <w:p w14:paraId="27FF43A8" w14:textId="77777777" w:rsidR="00885E03" w:rsidRDefault="006E7A58">
      <w:pPr>
        <w:spacing w:before="240"/>
        <w:ind w:firstLine="0"/>
      </w:pPr>
      <w:r>
        <w:rPr>
          <w:b/>
          <w:bCs/>
        </w:rPr>
        <w:t>Bước 2:</w:t>
      </w:r>
      <w:r>
        <w:t xml:space="preserve"> Kiểm tra định dạng và tiền xử lý.</w:t>
      </w:r>
    </w:p>
    <w:p w14:paraId="06D35568" w14:textId="77777777" w:rsidR="00885E03" w:rsidRDefault="006E7A58">
      <w:pPr>
        <w:spacing w:before="240"/>
        <w:ind w:firstLine="0"/>
      </w:pPr>
      <w:r>
        <w:rPr>
          <w:b/>
          <w:bCs/>
        </w:rPr>
        <w:t>Bước 3:</w:t>
      </w:r>
      <w:r>
        <w:t xml:space="preserve"> Lựa chọn phương pháp tạo perturbation.</w:t>
      </w:r>
    </w:p>
    <w:p w14:paraId="7480344B" w14:textId="77777777" w:rsidR="00885E03" w:rsidRDefault="006E7A58">
      <w:pPr>
        <w:spacing w:before="240"/>
        <w:ind w:firstLine="0"/>
      </w:pPr>
      <w:r>
        <w:rPr>
          <w:b/>
          <w:bCs/>
        </w:rPr>
        <w:lastRenderedPageBreak/>
        <w:t>Bước 4:</w:t>
      </w:r>
      <w:r>
        <w:t xml:space="preserve"> Tối ưu perturbation trong giới hạn </w:t>
      </w:r>
      <w:r>
        <w:rPr>
          <w:b/>
          <w:bCs/>
        </w:rPr>
        <w:t>ε</w:t>
      </w:r>
      <w:r>
        <w:t>.</w:t>
      </w:r>
    </w:p>
    <w:p w14:paraId="75632651" w14:textId="77777777" w:rsidR="00885E03" w:rsidRDefault="006E7A58">
      <w:pPr>
        <w:spacing w:before="240"/>
        <w:ind w:firstLine="0"/>
      </w:pPr>
      <w:r>
        <w:rPr>
          <w:b/>
          <w:bCs/>
        </w:rPr>
        <w:t>Bước 5:</w:t>
      </w:r>
      <w:r>
        <w:t xml:space="preserve"> Sinh ảnh bảo vệ.</w:t>
      </w:r>
    </w:p>
    <w:p w14:paraId="77C1E20A" w14:textId="77777777" w:rsidR="00885E03" w:rsidRDefault="006E7A58">
      <w:pPr>
        <w:spacing w:before="240"/>
        <w:ind w:firstLine="0"/>
      </w:pPr>
      <w:r>
        <w:rPr>
          <w:b/>
          <w:bCs/>
        </w:rPr>
        <w:t>Bước 6:</w:t>
      </w:r>
      <w:r>
        <w:t xml:space="preserve"> Tạo các phiên bản JPEG ở nhiều mức chất lượng.</w:t>
      </w:r>
    </w:p>
    <w:p w14:paraId="64099A22" w14:textId="77777777" w:rsidR="00885E03" w:rsidRDefault="006E7A58">
      <w:pPr>
        <w:spacing w:before="240"/>
        <w:ind w:firstLine="0"/>
      </w:pPr>
      <w:r>
        <w:rPr>
          <w:b/>
          <w:bCs/>
        </w:rPr>
        <w:t>Bước 7:</w:t>
      </w:r>
      <w:r>
        <w:t xml:space="preserve"> Tổ chức dữ liệu theo từng nhóm.</w:t>
      </w:r>
    </w:p>
    <w:p w14:paraId="5F6AF7F8" w14:textId="77777777" w:rsidR="00885E03" w:rsidRDefault="006E7A58">
      <w:pPr>
        <w:spacing w:before="240"/>
        <w:ind w:firstLine="0"/>
      </w:pPr>
      <w:r>
        <w:rPr>
          <w:b/>
          <w:bCs/>
        </w:rPr>
        <w:t>Bước 8:</w:t>
      </w:r>
      <w:r>
        <w:t xml:space="preserve"> Sử dụng dữ liệu để fine-tune DreamBooth.</w:t>
      </w:r>
    </w:p>
    <w:p w14:paraId="25B7DB55" w14:textId="77777777" w:rsidR="00885E03" w:rsidRDefault="006E7A58">
      <w:pPr>
        <w:spacing w:before="240"/>
        <w:ind w:firstLine="0"/>
      </w:pPr>
      <w:r>
        <w:rPr>
          <w:b/>
          <w:bCs/>
        </w:rPr>
        <w:t>Bước 9:</w:t>
      </w:r>
      <w:r>
        <w:t xml:space="preserve"> Sinh ảnh kiểm thử bằng bộ prompt thống nhất.</w:t>
      </w:r>
    </w:p>
    <w:p w14:paraId="1966177C" w14:textId="77777777" w:rsidR="00885E03" w:rsidRDefault="006E7A58">
      <w:pPr>
        <w:spacing w:before="240"/>
        <w:ind w:firstLine="0"/>
      </w:pPr>
      <w:r>
        <w:rPr>
          <w:b/>
          <w:bCs/>
        </w:rPr>
        <w:t>Bước 10:</w:t>
      </w:r>
      <w:r>
        <w:t xml:space="preserve"> Tính các chỉ số đánh giá.</w:t>
      </w:r>
    </w:p>
    <w:p w14:paraId="7C9FAE16" w14:textId="77777777" w:rsidR="00885E03" w:rsidRDefault="006E7A58">
      <w:pPr>
        <w:pStyle w:val="Heading3"/>
        <w:keepNext w:val="0"/>
        <w:keepLines w:val="0"/>
        <w:spacing w:before="280"/>
        <w:ind w:firstLine="0"/>
        <w:jc w:val="left"/>
        <w:rPr>
          <w:sz w:val="26"/>
          <w:szCs w:val="26"/>
        </w:rPr>
      </w:pPr>
      <w:bookmarkStart w:id="93" w:name="_8f867znrqa67" w:colFirst="0" w:colLast="0"/>
      <w:bookmarkStart w:id="94" w:name="_Toc240633606"/>
      <w:bookmarkEnd w:id="93"/>
      <w:r>
        <w:rPr>
          <w:sz w:val="26"/>
          <w:szCs w:val="26"/>
        </w:rPr>
        <w:t>2.3.4. Thiết kế giao tiếp giữa các thành phần</w:t>
      </w:r>
      <w:bookmarkEnd w:id="94"/>
    </w:p>
    <w:p w14:paraId="14E66B1F" w14:textId="77777777" w:rsidR="00885E03" w:rsidRDefault="006E7A58">
      <w:pPr>
        <w:spacing w:before="240"/>
        <w:ind w:firstLine="0"/>
      </w:pPr>
      <w:r>
        <w:t>Các mô-đun trao đổi dữ liệu thông qua tệp ảnh và tệp cấu hình. Đầu ra của mô-đun tiền xử lý là đầu vào cho mô-đun tạo perturbation. Ảnh bảo vệ tiếp tục được chuyển sang mô-đun JPEG và DreamBooth.</w:t>
      </w:r>
    </w:p>
    <w:p w14:paraId="66A831BE" w14:textId="77777777" w:rsidR="00885E03" w:rsidRDefault="006E7A58">
      <w:pPr>
        <w:spacing w:before="240"/>
        <w:ind w:firstLine="0"/>
      </w:pPr>
      <w:r>
        <w:t>Dữ liệu được tổ chức theo cấu trúc:</w:t>
      </w:r>
    </w:p>
    <w:p w14:paraId="5D8929AD" w14:textId="77777777" w:rsidR="00885E03" w:rsidRDefault="006E7A58">
      <w:pPr>
        <w:ind w:firstLine="0"/>
      </w:pPr>
      <w:r>
        <w:t>dataset/</w:t>
      </w:r>
    </w:p>
    <w:p w14:paraId="7210C203" w14:textId="77777777" w:rsidR="00885E03" w:rsidRDefault="006E7A58">
      <w:pPr>
        <w:ind w:firstLine="0"/>
      </w:pPr>
      <w:r>
        <w:t xml:space="preserve">    clean/</w:t>
      </w:r>
    </w:p>
    <w:p w14:paraId="07EFEA13" w14:textId="77777777" w:rsidR="00885E03" w:rsidRDefault="006E7A58">
      <w:pPr>
        <w:ind w:firstLine="0"/>
      </w:pPr>
      <w:r>
        <w:t xml:space="preserve">    baseline/</w:t>
      </w:r>
    </w:p>
    <w:p w14:paraId="19F38D7B" w14:textId="77777777" w:rsidR="00885E03" w:rsidRDefault="006E7A58">
      <w:pPr>
        <w:ind w:firstLine="0"/>
      </w:pPr>
      <w:r>
        <w:t xml:space="preserve">        no_jpeg/</w:t>
      </w:r>
    </w:p>
    <w:p w14:paraId="2F877277" w14:textId="77777777" w:rsidR="00885E03" w:rsidRDefault="006E7A58">
      <w:pPr>
        <w:ind w:firstLine="0"/>
      </w:pPr>
      <w:r>
        <w:t xml:space="preserve">        q90/</w:t>
      </w:r>
    </w:p>
    <w:p w14:paraId="7A3EFD58" w14:textId="77777777" w:rsidR="00885E03" w:rsidRDefault="006E7A58">
      <w:pPr>
        <w:ind w:firstLine="0"/>
      </w:pPr>
      <w:r>
        <w:t xml:space="preserve">        q70/</w:t>
      </w:r>
    </w:p>
    <w:p w14:paraId="5D8A090F" w14:textId="77777777" w:rsidR="00885E03" w:rsidRDefault="006E7A58">
      <w:pPr>
        <w:ind w:firstLine="0"/>
      </w:pPr>
      <w:r>
        <w:t xml:space="preserve">        q50/</w:t>
      </w:r>
    </w:p>
    <w:p w14:paraId="138A7A77" w14:textId="77777777" w:rsidR="00885E03" w:rsidRDefault="006E7A58">
      <w:pPr>
        <w:ind w:firstLine="0"/>
      </w:pPr>
      <w:r>
        <w:t xml:space="preserve">    jpeg_aware/</w:t>
      </w:r>
    </w:p>
    <w:p w14:paraId="4288DDEE" w14:textId="77777777" w:rsidR="00885E03" w:rsidRDefault="006E7A58">
      <w:pPr>
        <w:ind w:firstLine="0"/>
      </w:pPr>
      <w:r>
        <w:t xml:space="preserve">        no_jpeg/</w:t>
      </w:r>
    </w:p>
    <w:p w14:paraId="17B6BDDE" w14:textId="77777777" w:rsidR="00885E03" w:rsidRDefault="006E7A58">
      <w:pPr>
        <w:ind w:firstLine="0"/>
      </w:pPr>
      <w:r>
        <w:t xml:space="preserve">        q90/</w:t>
      </w:r>
    </w:p>
    <w:p w14:paraId="589EAF49" w14:textId="77777777" w:rsidR="00885E03" w:rsidRDefault="006E7A58">
      <w:pPr>
        <w:ind w:firstLine="0"/>
      </w:pPr>
      <w:r>
        <w:t xml:space="preserve">        q70/</w:t>
      </w:r>
    </w:p>
    <w:p w14:paraId="5AB761DA" w14:textId="77777777" w:rsidR="00885E03" w:rsidRDefault="006E7A58">
      <w:pPr>
        <w:ind w:firstLine="0"/>
      </w:pPr>
      <w:r>
        <w:t xml:space="preserve">        q50/</w:t>
      </w:r>
    </w:p>
    <w:p w14:paraId="4831DC56" w14:textId="77777777" w:rsidR="00885E03" w:rsidRDefault="006E7A58">
      <w:pPr>
        <w:spacing w:before="240"/>
        <w:ind w:firstLine="0"/>
      </w:pPr>
      <w:r>
        <w:lastRenderedPageBreak/>
        <w:t>Tên tệp được duy trì nhất quán giữa các nhóm nhằm bảo đảm khả năng ghép cặp trong quá trình tính các chỉ số chất lượng ảnh.</w:t>
      </w:r>
    </w:p>
    <w:p w14:paraId="3BDE978C" w14:textId="77777777" w:rsidR="00885E03" w:rsidRDefault="006E7A58">
      <w:pPr>
        <w:pStyle w:val="Heading2"/>
        <w:keepNext w:val="0"/>
        <w:keepLines w:val="0"/>
        <w:spacing w:before="360" w:after="80"/>
        <w:jc w:val="left"/>
        <w:rPr>
          <w:sz w:val="34"/>
          <w:szCs w:val="34"/>
        </w:rPr>
      </w:pPr>
      <w:bookmarkStart w:id="95" w:name="_jp9a5lmmo4vo" w:colFirst="0" w:colLast="0"/>
      <w:bookmarkStart w:id="96" w:name="_Toc240633607"/>
      <w:bookmarkEnd w:id="95"/>
      <w:r>
        <w:rPr>
          <w:sz w:val="34"/>
          <w:szCs w:val="34"/>
        </w:rPr>
        <w:t>2.4. Xây dựng và xử lý bộ dữ liệu</w:t>
      </w:r>
      <w:bookmarkEnd w:id="96"/>
    </w:p>
    <w:p w14:paraId="6568BA90" w14:textId="77777777" w:rsidR="00885E03" w:rsidRDefault="006E7A58">
      <w:pPr>
        <w:pStyle w:val="Heading3"/>
        <w:keepNext w:val="0"/>
        <w:keepLines w:val="0"/>
        <w:spacing w:before="280"/>
        <w:ind w:firstLine="0"/>
        <w:jc w:val="left"/>
        <w:rPr>
          <w:sz w:val="26"/>
          <w:szCs w:val="26"/>
        </w:rPr>
      </w:pPr>
      <w:bookmarkStart w:id="97" w:name="_1a3wh5vn4o42" w:colFirst="0" w:colLast="0"/>
      <w:bookmarkStart w:id="98" w:name="_Toc240633608"/>
      <w:bookmarkEnd w:id="97"/>
      <w:r>
        <w:rPr>
          <w:sz w:val="26"/>
          <w:szCs w:val="26"/>
        </w:rPr>
        <w:t>2.4.1. Xác định phạm vi và nội dung bộ dữ liệu</w:t>
      </w:r>
      <w:bookmarkEnd w:id="98"/>
    </w:p>
    <w:p w14:paraId="7DCA04F2" w14:textId="77777777" w:rsidR="00885E03" w:rsidRDefault="006E7A58">
      <w:pPr>
        <w:spacing w:before="240"/>
        <w:ind w:firstLine="0"/>
      </w:pPr>
      <w:r>
        <w:t>Đề tài tập trung vào ảnh chân dung cá nhân. Đây là loại dữ liệu phù hợp với kịch bản cá nhân hóa mô hình sinh ảnh bằng DreamBooth.</w:t>
      </w:r>
    </w:p>
    <w:p w14:paraId="4A2CA190" w14:textId="77777777" w:rsidR="00885E03" w:rsidRDefault="006E7A58">
      <w:pPr>
        <w:spacing w:before="240"/>
        <w:ind w:firstLine="0"/>
      </w:pPr>
      <w:r>
        <w:t>Dữ liệu được lựa chọn cần đáp ứng các tiêu chí:</w:t>
      </w:r>
    </w:p>
    <w:p w14:paraId="2D3EEFA6" w14:textId="77777777" w:rsidR="00885E03" w:rsidRDefault="006E7A58">
      <w:pPr>
        <w:numPr>
          <w:ilvl w:val="0"/>
          <w:numId w:val="9"/>
        </w:numPr>
        <w:spacing w:before="240" w:after="0"/>
      </w:pPr>
      <w:r>
        <w:t>Có nhiều ảnh của cùng một chủ thể;</w:t>
      </w:r>
    </w:p>
    <w:p w14:paraId="627C8114" w14:textId="77777777" w:rsidR="00885E03" w:rsidRDefault="006E7A58">
      <w:pPr>
        <w:numPr>
          <w:ilvl w:val="0"/>
          <w:numId w:val="9"/>
        </w:numPr>
        <w:spacing w:after="0"/>
      </w:pPr>
      <w:r>
        <w:t>Chủ thể xuất hiện rõ ràng;</w:t>
      </w:r>
    </w:p>
    <w:p w14:paraId="5D70CAEF" w14:textId="77777777" w:rsidR="00885E03" w:rsidRDefault="006E7A58">
      <w:pPr>
        <w:numPr>
          <w:ilvl w:val="0"/>
          <w:numId w:val="9"/>
        </w:numPr>
        <w:spacing w:after="0"/>
      </w:pPr>
      <w:r>
        <w:t>Có sự khác biệt về góc chụp, biểu cảm hoặc bối cảnh;</w:t>
      </w:r>
    </w:p>
    <w:p w14:paraId="4B261787" w14:textId="77777777" w:rsidR="00885E03" w:rsidRDefault="006E7A58">
      <w:pPr>
        <w:numPr>
          <w:ilvl w:val="0"/>
          <w:numId w:val="9"/>
        </w:numPr>
        <w:spacing w:after="0"/>
      </w:pPr>
      <w:r>
        <w:t>Chất lượng ảnh đủ tốt;</w:t>
      </w:r>
    </w:p>
    <w:p w14:paraId="0F6174AE" w14:textId="77777777" w:rsidR="00885E03" w:rsidRDefault="006E7A58">
      <w:pPr>
        <w:numPr>
          <w:ilvl w:val="0"/>
          <w:numId w:val="9"/>
        </w:numPr>
      </w:pPr>
      <w:r>
        <w:t>Có quyền sử dụng phù hợp cho mục đích nghiên cứu.</w:t>
      </w:r>
    </w:p>
    <w:p w14:paraId="28C5FA80" w14:textId="77777777" w:rsidR="00885E03" w:rsidRDefault="006E7A58">
      <w:pPr>
        <w:spacing w:before="240"/>
        <w:ind w:firstLine="0"/>
      </w:pPr>
      <w:r>
        <w:t>Do đặc điểm few-shot của DreamBooth, đề tài sử dụng số lượng ảnh hạn chế cho mỗi chủ thể thay vì xây dựng một tập dữ liệu quy mô lớn.</w:t>
      </w:r>
    </w:p>
    <w:p w14:paraId="4E27B852" w14:textId="77777777" w:rsidR="00885E03" w:rsidRDefault="006E7A58">
      <w:pPr>
        <w:pStyle w:val="Heading3"/>
        <w:keepNext w:val="0"/>
        <w:keepLines w:val="0"/>
        <w:spacing w:before="280"/>
        <w:ind w:firstLine="0"/>
        <w:jc w:val="left"/>
        <w:rPr>
          <w:sz w:val="26"/>
          <w:szCs w:val="26"/>
        </w:rPr>
      </w:pPr>
      <w:bookmarkStart w:id="99" w:name="_scrhs7khkdpd" w:colFirst="0" w:colLast="0"/>
      <w:bookmarkStart w:id="100" w:name="_Toc240633609"/>
      <w:bookmarkEnd w:id="99"/>
      <w:r>
        <w:rPr>
          <w:sz w:val="26"/>
          <w:szCs w:val="26"/>
        </w:rPr>
        <w:t>2.4.2. Quy trình chuẩn bị dữ liệu</w:t>
      </w:r>
      <w:bookmarkEnd w:id="100"/>
    </w:p>
    <w:p w14:paraId="64D707FD" w14:textId="77777777" w:rsidR="00885E03" w:rsidRDefault="006E7A58">
      <w:pPr>
        <w:spacing w:before="240"/>
        <w:ind w:firstLine="0"/>
      </w:pPr>
      <w:r>
        <w:t>Quy trình chuẩn bị dữ liệu gồm:</w:t>
      </w:r>
    </w:p>
    <w:p w14:paraId="285A6BD3" w14:textId="77777777" w:rsidR="00885E03" w:rsidRDefault="006E7A58">
      <w:pPr>
        <w:spacing w:before="240"/>
        <w:ind w:firstLine="0"/>
        <w:rPr>
          <w:b/>
          <w:bCs/>
        </w:rPr>
      </w:pPr>
      <w:r>
        <w:rPr>
          <w:b/>
          <w:bCs/>
        </w:rPr>
        <w:t>Dữ liệu ban đầu → Kiểm tra → Loại bỏ ảnh không phù hợp → Chuẩn hóa → Phân nhóm theo chủ thể → Dữ liệu đầu vào</w:t>
      </w:r>
    </w:p>
    <w:p w14:paraId="2FE73B3F" w14:textId="77777777" w:rsidR="00885E03" w:rsidRDefault="006E7A58">
      <w:pPr>
        <w:spacing w:before="240"/>
        <w:ind w:firstLine="0"/>
      </w:pPr>
      <w:r>
        <w:t>Ảnh mờ, ảnh có chủ thể bị che khuất hoặc ảnh không thể hiện rõ đặc trưng của chủ thể được loại bỏ.</w:t>
      </w:r>
    </w:p>
    <w:p w14:paraId="54D89F33" w14:textId="77777777" w:rsidR="00885E03" w:rsidRDefault="006E7A58">
      <w:pPr>
        <w:spacing w:before="240"/>
        <w:ind w:firstLine="0"/>
      </w:pPr>
      <w:r>
        <w:t>Mỗi chủ thể được gán một mã định danh riêng để thuận tiện trong quản lý dữ liệu và kết quả.</w:t>
      </w:r>
    </w:p>
    <w:p w14:paraId="15605407" w14:textId="77777777" w:rsidR="00885E03" w:rsidRDefault="006E7A58">
      <w:pPr>
        <w:pStyle w:val="Heading3"/>
        <w:keepNext w:val="0"/>
        <w:keepLines w:val="0"/>
        <w:spacing w:before="280"/>
        <w:ind w:firstLine="0"/>
        <w:jc w:val="left"/>
        <w:rPr>
          <w:sz w:val="26"/>
          <w:szCs w:val="26"/>
        </w:rPr>
      </w:pPr>
      <w:bookmarkStart w:id="101" w:name="_heg8myiz9zqi" w:colFirst="0" w:colLast="0"/>
      <w:bookmarkStart w:id="102" w:name="_Toc240633610"/>
      <w:bookmarkEnd w:id="101"/>
      <w:r>
        <w:rPr>
          <w:sz w:val="26"/>
          <w:szCs w:val="26"/>
        </w:rPr>
        <w:t>2.4.3. Tiền xử lý dữ liệu</w:t>
      </w:r>
      <w:bookmarkEnd w:id="102"/>
    </w:p>
    <w:p w14:paraId="2B84449F" w14:textId="77777777" w:rsidR="00885E03" w:rsidRDefault="006E7A58">
      <w:pPr>
        <w:spacing w:before="240"/>
        <w:ind w:firstLine="0"/>
      </w:pPr>
      <w:r>
        <w:t>Dữ liệu ảnh được xử lý theo các bước:</w:t>
      </w:r>
    </w:p>
    <w:p w14:paraId="0C494475" w14:textId="77777777" w:rsidR="00885E03" w:rsidRDefault="006E7A58">
      <w:pPr>
        <w:numPr>
          <w:ilvl w:val="0"/>
          <w:numId w:val="6"/>
        </w:numPr>
        <w:spacing w:before="240" w:after="0"/>
      </w:pPr>
      <w:r>
        <w:t>Đọc ảnh và kiểm tra định dạng;</w:t>
      </w:r>
    </w:p>
    <w:p w14:paraId="71D3F4EC" w14:textId="77777777" w:rsidR="00885E03" w:rsidRDefault="006E7A58">
      <w:pPr>
        <w:numPr>
          <w:ilvl w:val="0"/>
          <w:numId w:val="6"/>
        </w:numPr>
        <w:spacing w:after="0"/>
      </w:pPr>
      <w:r>
        <w:t>Chuyển ảnh về không gian màu RGB;</w:t>
      </w:r>
    </w:p>
    <w:p w14:paraId="6B67F951" w14:textId="77777777" w:rsidR="00885E03" w:rsidRDefault="006E7A58">
      <w:pPr>
        <w:numPr>
          <w:ilvl w:val="0"/>
          <w:numId w:val="6"/>
        </w:numPr>
        <w:spacing w:after="0"/>
      </w:pPr>
      <w:r>
        <w:t>Điều chỉnh kích thước;</w:t>
      </w:r>
    </w:p>
    <w:p w14:paraId="0ED494BC" w14:textId="77777777" w:rsidR="00885E03" w:rsidRDefault="006E7A58">
      <w:pPr>
        <w:numPr>
          <w:ilvl w:val="0"/>
          <w:numId w:val="6"/>
        </w:numPr>
        <w:spacing w:after="0"/>
      </w:pPr>
      <w:r>
        <w:t>Chuẩn hóa giá trị điểm ảnh;</w:t>
      </w:r>
    </w:p>
    <w:p w14:paraId="0C5AB0F7" w14:textId="77777777" w:rsidR="00885E03" w:rsidRDefault="006E7A58">
      <w:pPr>
        <w:numPr>
          <w:ilvl w:val="0"/>
          <w:numId w:val="6"/>
        </w:numPr>
      </w:pPr>
      <w:r>
        <w:t>Tổ chức ảnh theo từng chủ thể.</w:t>
      </w:r>
    </w:p>
    <w:p w14:paraId="0E439DD8" w14:textId="77777777" w:rsidR="00885E03" w:rsidRDefault="006E7A58">
      <w:pPr>
        <w:spacing w:before="240"/>
        <w:ind w:firstLine="0"/>
      </w:pPr>
      <w:r>
        <w:lastRenderedPageBreak/>
        <w:t>Quy trình tiền xử lý được áp dụng đồng nhất cho tất cả các nhóm dữ liệu.</w:t>
      </w:r>
    </w:p>
    <w:p w14:paraId="530B1E17" w14:textId="77777777" w:rsidR="00885E03" w:rsidRDefault="006E7A58">
      <w:pPr>
        <w:pStyle w:val="Heading3"/>
        <w:keepNext w:val="0"/>
        <w:keepLines w:val="0"/>
        <w:spacing w:before="280"/>
        <w:ind w:firstLine="0"/>
        <w:jc w:val="left"/>
        <w:rPr>
          <w:sz w:val="26"/>
          <w:szCs w:val="26"/>
        </w:rPr>
      </w:pPr>
      <w:bookmarkStart w:id="103" w:name="_ie2bv4shipfb" w:colFirst="0" w:colLast="0"/>
      <w:bookmarkStart w:id="104" w:name="_Toc240633611"/>
      <w:bookmarkEnd w:id="103"/>
      <w:r>
        <w:rPr>
          <w:sz w:val="26"/>
          <w:szCs w:val="26"/>
        </w:rPr>
        <w:t>2.4.4. Xây dựng các mức nén JPEG</w:t>
      </w:r>
      <w:bookmarkEnd w:id="104"/>
    </w:p>
    <w:p w14:paraId="6C8E4227" w14:textId="77777777" w:rsidR="00885E03" w:rsidRDefault="006E7A58">
      <w:pPr>
        <w:spacing w:before="240"/>
        <w:ind w:firstLine="0"/>
      </w:pPr>
      <w:r>
        <w:t>Sau khi tạo ảnh bảo vệ, mỗi ảnh được tạo thành bốn phiên bản:</w:t>
      </w:r>
    </w:p>
    <w:p w14:paraId="288CBE4B" w14:textId="77777777" w:rsidR="00885E03" w:rsidRDefault="006E7A58">
      <w:pPr>
        <w:numPr>
          <w:ilvl w:val="0"/>
          <w:numId w:val="15"/>
        </w:numPr>
        <w:spacing w:before="240" w:after="0"/>
      </w:pPr>
      <w:r>
        <w:t>Không nén;</w:t>
      </w:r>
    </w:p>
    <w:p w14:paraId="3A6CFAEB" w14:textId="77777777" w:rsidR="00885E03" w:rsidRDefault="006E7A58">
      <w:pPr>
        <w:numPr>
          <w:ilvl w:val="0"/>
          <w:numId w:val="15"/>
        </w:numPr>
        <w:spacing w:after="0"/>
      </w:pPr>
      <w:r>
        <w:t>JPEG Q = 90;</w:t>
      </w:r>
    </w:p>
    <w:p w14:paraId="01E2E1A4" w14:textId="77777777" w:rsidR="00885E03" w:rsidRDefault="006E7A58">
      <w:pPr>
        <w:numPr>
          <w:ilvl w:val="0"/>
          <w:numId w:val="15"/>
        </w:numPr>
        <w:spacing w:after="0"/>
      </w:pPr>
      <w:r>
        <w:t>JPEG Q = 70;</w:t>
      </w:r>
    </w:p>
    <w:p w14:paraId="77F70300" w14:textId="77777777" w:rsidR="00885E03" w:rsidRDefault="006E7A58">
      <w:pPr>
        <w:numPr>
          <w:ilvl w:val="0"/>
          <w:numId w:val="15"/>
        </w:numPr>
      </w:pPr>
      <w:r>
        <w:t>JPEG Q = 50.</w:t>
      </w:r>
    </w:p>
    <w:p w14:paraId="5A3B2092" w14:textId="77777777" w:rsidR="00885E03" w:rsidRDefault="006E7A58">
      <w:pPr>
        <w:spacing w:before="240"/>
        <w:ind w:firstLine="0"/>
      </w:pPr>
      <w:r>
        <w:t>Các mức nén này được sử dụng để khảo sát xu hướng suy giảm của Protective Perturbation khi cường độ nén tăng.</w:t>
      </w:r>
    </w:p>
    <w:p w14:paraId="295D5E7A" w14:textId="77777777" w:rsidR="00885E03" w:rsidRDefault="006E7A58">
      <w:pPr>
        <w:pStyle w:val="Heading3"/>
        <w:keepNext w:val="0"/>
        <w:keepLines w:val="0"/>
        <w:spacing w:before="280"/>
        <w:ind w:firstLine="0"/>
        <w:jc w:val="left"/>
        <w:rPr>
          <w:sz w:val="26"/>
          <w:szCs w:val="26"/>
        </w:rPr>
      </w:pPr>
      <w:bookmarkStart w:id="105" w:name="_mx0g4e26j3p1" w:colFirst="0" w:colLast="0"/>
      <w:bookmarkStart w:id="106" w:name="_Toc240633612"/>
      <w:bookmarkEnd w:id="105"/>
      <w:r>
        <w:rPr>
          <w:sz w:val="26"/>
          <w:szCs w:val="26"/>
        </w:rPr>
        <w:t>2.4.5. Tổ chức dữ liệu thực nghiệm</w:t>
      </w:r>
      <w:bookmarkEnd w:id="106"/>
    </w:p>
    <w:p w14:paraId="7DFE3533" w14:textId="77777777" w:rsidR="00885E03" w:rsidRDefault="006E7A58">
      <w:pPr>
        <w:spacing w:before="240"/>
        <w:ind w:firstLine="0"/>
      </w:pPr>
      <w:r>
        <w:t>Ba nhóm dữ liệu chính gồm:</w:t>
      </w:r>
    </w:p>
    <w:tbl>
      <w:tblPr>
        <w:tblW w:w="592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430"/>
        <w:gridCol w:w="4490"/>
      </w:tblGrid>
      <w:tr w:rsidR="00885E03" w14:paraId="17E748F9" w14:textId="77777777">
        <w:trPr>
          <w:trHeight w:val="515"/>
        </w:trPr>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BDF4A" w14:textId="77777777" w:rsidR="00885E03" w:rsidRDefault="006E7A58">
            <w:pPr>
              <w:ind w:firstLine="0"/>
              <w:jc w:val="center"/>
            </w:pPr>
            <w:r>
              <w:rPr>
                <w:b/>
                <w:bCs/>
              </w:rPr>
              <w:t>Nhóm</w:t>
            </w:r>
          </w:p>
        </w:tc>
        <w:tc>
          <w:tcPr>
            <w:tcW w:w="4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1D3CE" w14:textId="77777777" w:rsidR="00885E03" w:rsidRDefault="006E7A58">
            <w:pPr>
              <w:ind w:firstLine="0"/>
              <w:jc w:val="center"/>
            </w:pPr>
            <w:r>
              <w:rPr>
                <w:b/>
                <w:bCs/>
              </w:rPr>
              <w:t>Nội dung</w:t>
            </w:r>
          </w:p>
        </w:tc>
      </w:tr>
      <w:tr w:rsidR="00885E03" w14:paraId="20B5548B" w14:textId="77777777">
        <w:trPr>
          <w:trHeight w:val="515"/>
        </w:trPr>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748B5" w14:textId="77777777" w:rsidR="00885E03" w:rsidRDefault="006E7A58">
            <w:pPr>
              <w:ind w:firstLine="0"/>
            </w:pPr>
            <w:r>
              <w:t>Clean</w:t>
            </w:r>
          </w:p>
        </w:tc>
        <w:tc>
          <w:tcPr>
            <w:tcW w:w="4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D0FD6" w14:textId="77777777" w:rsidR="00885E03" w:rsidRDefault="006E7A58">
            <w:pPr>
              <w:ind w:firstLine="0"/>
            </w:pPr>
            <w:r>
              <w:t>Ảnh gốc</w:t>
            </w:r>
          </w:p>
        </w:tc>
      </w:tr>
      <w:tr w:rsidR="00885E03" w14:paraId="62798156" w14:textId="77777777">
        <w:trPr>
          <w:trHeight w:val="515"/>
        </w:trPr>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91D21" w14:textId="77777777" w:rsidR="00885E03" w:rsidRDefault="006E7A58">
            <w:pPr>
              <w:ind w:firstLine="0"/>
            </w:pPr>
            <w:r>
              <w:t>Baseline</w:t>
            </w:r>
          </w:p>
        </w:tc>
        <w:tc>
          <w:tcPr>
            <w:tcW w:w="4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F6384" w14:textId="77777777" w:rsidR="00885E03" w:rsidRDefault="006E7A58">
            <w:pPr>
              <w:ind w:firstLine="0"/>
            </w:pPr>
            <w:r>
              <w:t>Ảnh được bảo vệ bằng phương pháp cơ sở</w:t>
            </w:r>
          </w:p>
        </w:tc>
      </w:tr>
      <w:tr w:rsidR="00885E03" w14:paraId="2CEEC01A" w14:textId="77777777">
        <w:trPr>
          <w:trHeight w:val="515"/>
        </w:trPr>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3BDE5" w14:textId="77777777" w:rsidR="00885E03" w:rsidRDefault="006E7A58">
            <w:pPr>
              <w:ind w:firstLine="0"/>
            </w:pPr>
            <w:r>
              <w:t>JPEG-aware</w:t>
            </w:r>
          </w:p>
        </w:tc>
        <w:tc>
          <w:tcPr>
            <w:tcW w:w="4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8EB7C" w14:textId="77777777" w:rsidR="00885E03" w:rsidRDefault="006E7A58">
            <w:pPr>
              <w:ind w:firstLine="0"/>
            </w:pPr>
            <w:r>
              <w:t>Ảnh được bảo vệ bằng phương pháp đề xuất</w:t>
            </w:r>
          </w:p>
        </w:tc>
      </w:tr>
    </w:tbl>
    <w:p w14:paraId="5E4C66EE" w14:textId="77777777" w:rsidR="00885E03" w:rsidRDefault="006E7A58">
      <w:pPr>
        <w:spacing w:before="240"/>
        <w:ind w:firstLine="0"/>
      </w:pPr>
      <w:r>
        <w:t>Mỗi nhóm được chia thành bốn điều kiện:</w:t>
      </w:r>
    </w:p>
    <w:tbl>
      <w:tblPr>
        <w:tblW w:w="574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625"/>
        <w:gridCol w:w="1355"/>
        <w:gridCol w:w="920"/>
        <w:gridCol w:w="920"/>
        <w:gridCol w:w="920"/>
      </w:tblGrid>
      <w:tr w:rsidR="00885E03" w14:paraId="144BD42E" w14:textId="77777777">
        <w:trPr>
          <w:trHeight w:val="51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5AF39" w14:textId="77777777" w:rsidR="00885E03" w:rsidRDefault="006E7A58">
            <w:pPr>
              <w:ind w:firstLine="0"/>
              <w:jc w:val="center"/>
            </w:pPr>
            <w:r>
              <w:rPr>
                <w:b/>
                <w:bCs/>
              </w:rPr>
              <w:t>Phương pháp</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FF3BA" w14:textId="77777777" w:rsidR="00885E03" w:rsidRDefault="006E7A58">
            <w:pPr>
              <w:ind w:firstLine="0"/>
              <w:jc w:val="center"/>
            </w:pPr>
            <w:r>
              <w:rPr>
                <w:b/>
                <w:bCs/>
              </w:rPr>
              <w:t>Không nén</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5EE21" w14:textId="77777777" w:rsidR="00885E03" w:rsidRDefault="006E7A58">
            <w:pPr>
              <w:ind w:firstLine="0"/>
              <w:jc w:val="center"/>
            </w:pPr>
            <w:r>
              <w:rPr>
                <w:b/>
                <w:bCs/>
              </w:rPr>
              <w:t>Q = 90</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D2D5F" w14:textId="77777777" w:rsidR="00885E03" w:rsidRDefault="006E7A58">
            <w:pPr>
              <w:ind w:firstLine="0"/>
              <w:jc w:val="center"/>
            </w:pPr>
            <w:r>
              <w:rPr>
                <w:b/>
                <w:bCs/>
              </w:rPr>
              <w:t>Q = 70</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276FD" w14:textId="77777777" w:rsidR="00885E03" w:rsidRDefault="006E7A58">
            <w:pPr>
              <w:ind w:firstLine="0"/>
              <w:jc w:val="center"/>
            </w:pPr>
            <w:r>
              <w:rPr>
                <w:b/>
                <w:bCs/>
              </w:rPr>
              <w:t>Q = 50</w:t>
            </w:r>
          </w:p>
        </w:tc>
      </w:tr>
      <w:tr w:rsidR="00885E03" w14:paraId="233565D7" w14:textId="77777777">
        <w:trPr>
          <w:trHeight w:val="54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179D63" w14:textId="77777777" w:rsidR="00885E03" w:rsidRDefault="006E7A58">
            <w:pPr>
              <w:ind w:firstLine="0"/>
            </w:pPr>
            <w:r>
              <w:t>Clean</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DAD0A" w14:textId="77777777" w:rsidR="00885E03" w:rsidRDefault="006E7A58">
            <w:pPr>
              <w:ind w:firstLine="0"/>
            </w:pPr>
            <w:r>
              <w:rPr>
                <w:rFonts w:ascii="Arial Unicode MS" w:eastAsia="Arial Unicode MS" w:hAnsi="Arial Unicode MS" w:cs="Arial Unicode MS"/>
              </w:rP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43CD0" w14:textId="77777777" w:rsidR="00885E03" w:rsidRDefault="006E7A58">
            <w:pPr>
              <w:ind w:firstLine="0"/>
            </w:pPr>
            <w:r>
              <w:rPr>
                <w:rFonts w:ascii="Arial Unicode MS" w:eastAsia="Arial Unicode MS" w:hAnsi="Arial Unicode MS" w:cs="Arial Unicode MS"/>
              </w:rP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DCBDC" w14:textId="77777777" w:rsidR="00885E03" w:rsidRDefault="006E7A58">
            <w:pPr>
              <w:ind w:firstLine="0"/>
            </w:pPr>
            <w:r>
              <w:rPr>
                <w:rFonts w:ascii="Arial Unicode MS" w:eastAsia="Arial Unicode MS" w:hAnsi="Arial Unicode MS" w:cs="Arial Unicode MS"/>
              </w:rP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277A9" w14:textId="77777777" w:rsidR="00885E03" w:rsidRDefault="006E7A58">
            <w:pPr>
              <w:ind w:firstLine="0"/>
            </w:pPr>
            <w:r>
              <w:rPr>
                <w:rFonts w:ascii="Arial Unicode MS" w:eastAsia="Arial Unicode MS" w:hAnsi="Arial Unicode MS" w:cs="Arial Unicode MS"/>
              </w:rPr>
              <w:t>✓</w:t>
            </w:r>
          </w:p>
        </w:tc>
      </w:tr>
      <w:tr w:rsidR="00885E03" w14:paraId="154EF12A" w14:textId="77777777">
        <w:trPr>
          <w:trHeight w:val="54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909B9B" w14:textId="77777777" w:rsidR="00885E03" w:rsidRDefault="006E7A58">
            <w:pPr>
              <w:ind w:firstLine="0"/>
            </w:pPr>
            <w:r>
              <w:t>Baseline</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E737C" w14:textId="77777777" w:rsidR="00885E03" w:rsidRDefault="006E7A58">
            <w:pPr>
              <w:ind w:firstLine="0"/>
            </w:pPr>
            <w:r>
              <w:rPr>
                <w:rFonts w:ascii="Arial Unicode MS" w:eastAsia="Arial Unicode MS" w:hAnsi="Arial Unicode MS" w:cs="Arial Unicode MS"/>
              </w:rP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11E49" w14:textId="77777777" w:rsidR="00885E03" w:rsidRDefault="006E7A58">
            <w:pPr>
              <w:ind w:firstLine="0"/>
            </w:pPr>
            <w:r>
              <w:rPr>
                <w:rFonts w:ascii="Arial Unicode MS" w:eastAsia="Arial Unicode MS" w:hAnsi="Arial Unicode MS" w:cs="Arial Unicode MS"/>
              </w:rP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39FE0" w14:textId="77777777" w:rsidR="00885E03" w:rsidRDefault="006E7A58">
            <w:pPr>
              <w:ind w:firstLine="0"/>
            </w:pPr>
            <w:r>
              <w:rPr>
                <w:rFonts w:ascii="Arial Unicode MS" w:eastAsia="Arial Unicode MS" w:hAnsi="Arial Unicode MS" w:cs="Arial Unicode MS"/>
              </w:rP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9278C" w14:textId="77777777" w:rsidR="00885E03" w:rsidRDefault="006E7A58">
            <w:pPr>
              <w:ind w:firstLine="0"/>
            </w:pPr>
            <w:r>
              <w:rPr>
                <w:rFonts w:ascii="Arial Unicode MS" w:eastAsia="Arial Unicode MS" w:hAnsi="Arial Unicode MS" w:cs="Arial Unicode MS"/>
              </w:rPr>
              <w:t>✓</w:t>
            </w:r>
          </w:p>
        </w:tc>
      </w:tr>
      <w:tr w:rsidR="00885E03" w14:paraId="2690D2C3" w14:textId="77777777">
        <w:trPr>
          <w:trHeight w:val="54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6A0CB" w14:textId="77777777" w:rsidR="00885E03" w:rsidRDefault="006E7A58">
            <w:pPr>
              <w:ind w:firstLine="0"/>
            </w:pPr>
            <w:r>
              <w:t>JPEG-aware</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338A2" w14:textId="77777777" w:rsidR="00885E03" w:rsidRDefault="006E7A58">
            <w:pPr>
              <w:ind w:firstLine="0"/>
            </w:pPr>
            <w:r>
              <w:rPr>
                <w:rFonts w:ascii="Arial Unicode MS" w:eastAsia="Arial Unicode MS" w:hAnsi="Arial Unicode MS" w:cs="Arial Unicode MS"/>
              </w:rP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04AC3" w14:textId="77777777" w:rsidR="00885E03" w:rsidRDefault="006E7A58">
            <w:pPr>
              <w:ind w:firstLine="0"/>
            </w:pPr>
            <w:r>
              <w:rPr>
                <w:rFonts w:ascii="Arial Unicode MS" w:eastAsia="Arial Unicode MS" w:hAnsi="Arial Unicode MS" w:cs="Arial Unicode MS"/>
              </w:rP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0DF3F" w14:textId="77777777" w:rsidR="00885E03" w:rsidRDefault="006E7A58">
            <w:pPr>
              <w:ind w:firstLine="0"/>
            </w:pPr>
            <w:r>
              <w:rPr>
                <w:rFonts w:ascii="Arial Unicode MS" w:eastAsia="Arial Unicode MS" w:hAnsi="Arial Unicode MS" w:cs="Arial Unicode MS"/>
              </w:rP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16DDE" w14:textId="77777777" w:rsidR="00885E03" w:rsidRDefault="006E7A58">
            <w:pPr>
              <w:ind w:firstLine="0"/>
            </w:pPr>
            <w:r>
              <w:rPr>
                <w:rFonts w:ascii="Arial Unicode MS" w:eastAsia="Arial Unicode MS" w:hAnsi="Arial Unicode MS" w:cs="Arial Unicode MS"/>
              </w:rPr>
              <w:t>✓</w:t>
            </w:r>
          </w:p>
        </w:tc>
      </w:tr>
    </w:tbl>
    <w:p w14:paraId="1CF25916" w14:textId="77777777" w:rsidR="00885E03" w:rsidRDefault="006E7A58">
      <w:pPr>
        <w:spacing w:before="240"/>
        <w:ind w:firstLine="0"/>
      </w:pPr>
      <w:r>
        <w:lastRenderedPageBreak/>
        <w:t>Cấu trúc này cho phép thực hiện so sánh theo hai chiều: giữa các phương pháp ở cùng mức nén và giữa các mức nén của cùng một phương pháp.</w:t>
      </w:r>
    </w:p>
    <w:p w14:paraId="18505718" w14:textId="77777777" w:rsidR="00885E03" w:rsidRDefault="006E7A58">
      <w:pPr>
        <w:pStyle w:val="Heading2"/>
        <w:keepNext w:val="0"/>
        <w:keepLines w:val="0"/>
        <w:spacing w:before="360" w:after="80"/>
        <w:jc w:val="left"/>
        <w:rPr>
          <w:sz w:val="34"/>
          <w:szCs w:val="34"/>
        </w:rPr>
      </w:pPr>
      <w:bookmarkStart w:id="107" w:name="_o8k4dmusdp2f" w:colFirst="0" w:colLast="0"/>
      <w:bookmarkStart w:id="108" w:name="_Toc240633613"/>
      <w:bookmarkEnd w:id="107"/>
      <w:r>
        <w:rPr>
          <w:sz w:val="34"/>
          <w:szCs w:val="34"/>
        </w:rPr>
        <w:t>2.5. Xây dựng và tối ưu phương pháp bảo vệ ảnh</w:t>
      </w:r>
      <w:bookmarkEnd w:id="108"/>
    </w:p>
    <w:p w14:paraId="5D29ECBD" w14:textId="77777777" w:rsidR="00885E03" w:rsidRDefault="006E7A58">
      <w:pPr>
        <w:pStyle w:val="Heading3"/>
        <w:keepNext w:val="0"/>
        <w:keepLines w:val="0"/>
        <w:spacing w:before="280"/>
        <w:ind w:firstLine="0"/>
        <w:jc w:val="left"/>
        <w:rPr>
          <w:sz w:val="26"/>
          <w:szCs w:val="26"/>
        </w:rPr>
      </w:pPr>
      <w:bookmarkStart w:id="109" w:name="_vtarililxuft" w:colFirst="0" w:colLast="0"/>
      <w:bookmarkStart w:id="110" w:name="_Toc240633614"/>
      <w:bookmarkEnd w:id="109"/>
      <w:r>
        <w:rPr>
          <w:sz w:val="26"/>
          <w:szCs w:val="26"/>
        </w:rPr>
        <w:t>2.5.1. Lựa chọn phương pháp Protective Perturbation cơ sở</w:t>
      </w:r>
      <w:bookmarkEnd w:id="110"/>
    </w:p>
    <w:p w14:paraId="2C6BF144" w14:textId="77777777" w:rsidR="00885E03" w:rsidRDefault="006E7A58">
      <w:pPr>
        <w:spacing w:before="240"/>
        <w:ind w:firstLine="0"/>
      </w:pPr>
      <w:r>
        <w:t>Phương pháp baseline được lựa chọn dựa trên các tiêu chí:</w:t>
      </w:r>
    </w:p>
    <w:p w14:paraId="4413990A" w14:textId="77777777" w:rsidR="00885E03" w:rsidRDefault="006E7A58">
      <w:pPr>
        <w:numPr>
          <w:ilvl w:val="0"/>
          <w:numId w:val="11"/>
        </w:numPr>
        <w:spacing w:before="240" w:after="0"/>
      </w:pPr>
      <w:r>
        <w:t>Có liên hệ trực tiếp với bài toán bảo vệ ảnh trước cá nhân hóa mô hình sinh ảnh;</w:t>
      </w:r>
    </w:p>
    <w:p w14:paraId="3EE2FE95" w14:textId="77777777" w:rsidR="00885E03" w:rsidRDefault="006E7A58">
      <w:pPr>
        <w:numPr>
          <w:ilvl w:val="0"/>
          <w:numId w:val="11"/>
        </w:numPr>
        <w:spacing w:after="0"/>
      </w:pPr>
      <w:r>
        <w:t>Có mô tả thuật toán rõ ràng;</w:t>
      </w:r>
    </w:p>
    <w:p w14:paraId="254D6DD3" w14:textId="77777777" w:rsidR="00885E03" w:rsidRDefault="006E7A58">
      <w:pPr>
        <w:numPr>
          <w:ilvl w:val="0"/>
          <w:numId w:val="11"/>
        </w:numPr>
        <w:spacing w:after="0"/>
      </w:pPr>
      <w:r>
        <w:t>Có khả năng tái hiện;</w:t>
      </w:r>
    </w:p>
    <w:p w14:paraId="267B0D5F" w14:textId="77777777" w:rsidR="00885E03" w:rsidRDefault="006E7A58">
      <w:pPr>
        <w:numPr>
          <w:ilvl w:val="0"/>
          <w:numId w:val="11"/>
        </w:numPr>
        <w:spacing w:after="0"/>
      </w:pPr>
      <w:r>
        <w:t>Phù hợp với mô hình DreamBooth;</w:t>
      </w:r>
    </w:p>
    <w:p w14:paraId="59BCC78F" w14:textId="77777777" w:rsidR="00885E03" w:rsidRDefault="006E7A58">
      <w:pPr>
        <w:numPr>
          <w:ilvl w:val="0"/>
          <w:numId w:val="11"/>
        </w:numPr>
      </w:pPr>
      <w:r>
        <w:t>Có thể triển khai trong điều kiện tài nguyên của đề tài.</w:t>
      </w:r>
    </w:p>
    <w:p w14:paraId="3A408ED1" w14:textId="77777777" w:rsidR="00885E03" w:rsidRDefault="006E7A58">
      <w:pPr>
        <w:spacing w:before="240"/>
        <w:ind w:firstLine="0"/>
      </w:pPr>
      <w:r>
        <w:t>Trong phạm vi nghiên cứu, Anti-DreamBooth được lựa chọn làm hướng baseline ưu tiên do có mục tiêu trực tiếp là bảo vệ ảnh khỏi quá trình cá nhân hóa DreamBooth.</w:t>
      </w:r>
    </w:p>
    <w:p w14:paraId="59B3C7E8" w14:textId="77777777" w:rsidR="00885E03" w:rsidRDefault="006E7A58">
      <w:pPr>
        <w:pStyle w:val="Heading3"/>
        <w:keepNext w:val="0"/>
        <w:keepLines w:val="0"/>
        <w:spacing w:before="280"/>
        <w:ind w:firstLine="0"/>
        <w:jc w:val="left"/>
        <w:rPr>
          <w:sz w:val="26"/>
          <w:szCs w:val="26"/>
        </w:rPr>
      </w:pPr>
      <w:bookmarkStart w:id="111" w:name="_tucrm5cbf3ig" w:colFirst="0" w:colLast="0"/>
      <w:bookmarkStart w:id="112" w:name="_Toc240633615"/>
      <w:bookmarkEnd w:id="111"/>
      <w:r>
        <w:rPr>
          <w:sz w:val="26"/>
          <w:szCs w:val="26"/>
        </w:rPr>
        <w:t>2.5.2. Phương pháp Protective Perturbation cơ sở</w:t>
      </w:r>
      <w:bookmarkEnd w:id="112"/>
    </w:p>
    <w:p w14:paraId="61090345" w14:textId="77777777" w:rsidR="00885E03" w:rsidRDefault="006E7A58">
      <w:pPr>
        <w:spacing w:before="240"/>
        <w:ind w:firstLine="0"/>
      </w:pPr>
      <w:r>
        <w:t xml:space="preserve">Phương pháp baseline tìm perturbation </w:t>
      </w:r>
      <w:r>
        <w:rPr>
          <w:b/>
          <w:bCs/>
        </w:rPr>
        <w:t>δ</w:t>
      </w:r>
      <w:r>
        <w:t xml:space="preserve"> nhằm tối ưu hàm mất mát bảo vệ </w:t>
      </w:r>
      <w:r>
        <w:rPr>
          <w:b/>
          <w:bCs/>
        </w:rPr>
        <w:t>L_protect</w:t>
      </w:r>
      <w:r>
        <w:t>.</w:t>
      </w:r>
    </w:p>
    <w:p w14:paraId="31CF4ECD" w14:textId="77777777" w:rsidR="00885E03" w:rsidRDefault="006E7A58">
      <w:pPr>
        <w:spacing w:before="240"/>
        <w:ind w:firstLine="0"/>
      </w:pPr>
      <w:r>
        <w:t>Biểu diễn tổng quát:</w:t>
      </w:r>
    </w:p>
    <w:p w14:paraId="790ED50D" w14:textId="77777777" w:rsidR="00885E03" w:rsidRDefault="006E7A58">
      <w:pPr>
        <w:spacing w:before="240"/>
        <w:ind w:firstLine="0"/>
      </w:pPr>
      <w:r>
        <w:rPr>
          <w:i/>
          <w:iCs/>
        </w:rPr>
        <w:t>δ = arg max L_protect(x + δ; θ)</w:t>
      </w:r>
      <w:r>
        <w:t>*</w:t>
      </w:r>
    </w:p>
    <w:p w14:paraId="491057F9" w14:textId="77777777" w:rsidR="00885E03" w:rsidRDefault="006E7A58">
      <w:pPr>
        <w:spacing w:before="240"/>
        <w:ind w:firstLine="0"/>
      </w:pPr>
      <w:r>
        <w:t>với điều kiện:</w:t>
      </w:r>
    </w:p>
    <w:p w14:paraId="130BB5DD" w14:textId="77777777" w:rsidR="00885E03" w:rsidRDefault="006E7A58">
      <w:pPr>
        <w:spacing w:before="240"/>
        <w:ind w:firstLine="0"/>
        <w:rPr>
          <w:b/>
          <w:bCs/>
        </w:rPr>
      </w:pPr>
      <w:r>
        <w:rPr>
          <w:rFonts w:ascii="Cardo" w:eastAsia="Cardo" w:hAnsi="Cardo" w:cs="Cardo"/>
          <w:b/>
          <w:bCs/>
        </w:rPr>
        <w:t>‖δ‖∞ ≤ ε</w:t>
      </w:r>
    </w:p>
    <w:p w14:paraId="434CA0EC" w14:textId="77777777" w:rsidR="00885E03" w:rsidRDefault="006E7A58">
      <w:pPr>
        <w:spacing w:before="240"/>
        <w:ind w:firstLine="0"/>
      </w:pPr>
      <w:r>
        <w:t>Trong đó:</w:t>
      </w:r>
    </w:p>
    <w:p w14:paraId="6DC65C11" w14:textId="77777777" w:rsidR="00885E03" w:rsidRDefault="006E7A58">
      <w:pPr>
        <w:numPr>
          <w:ilvl w:val="0"/>
          <w:numId w:val="4"/>
        </w:numPr>
        <w:spacing w:before="240" w:after="0"/>
      </w:pPr>
      <w:r>
        <w:rPr>
          <w:b/>
          <w:bCs/>
        </w:rPr>
        <w:t>x</w:t>
      </w:r>
      <w:r>
        <w:t>: ảnh gốc;</w:t>
      </w:r>
    </w:p>
    <w:p w14:paraId="6DC6EC50" w14:textId="77777777" w:rsidR="00885E03" w:rsidRDefault="006E7A58">
      <w:pPr>
        <w:numPr>
          <w:ilvl w:val="0"/>
          <w:numId w:val="4"/>
        </w:numPr>
        <w:spacing w:after="0"/>
      </w:pPr>
      <w:r>
        <w:rPr>
          <w:b/>
          <w:bCs/>
        </w:rPr>
        <w:t>δ</w:t>
      </w:r>
      <w:r>
        <w:t>: perturbation;</w:t>
      </w:r>
    </w:p>
    <w:p w14:paraId="0364A7E3" w14:textId="77777777" w:rsidR="00885E03" w:rsidRDefault="006E7A58">
      <w:pPr>
        <w:numPr>
          <w:ilvl w:val="0"/>
          <w:numId w:val="4"/>
        </w:numPr>
        <w:spacing w:after="0"/>
      </w:pPr>
      <w:r>
        <w:rPr>
          <w:b/>
          <w:bCs/>
        </w:rPr>
        <w:t>δ</w:t>
      </w:r>
      <w:r>
        <w:t>*: perturbation tối ưu;</w:t>
      </w:r>
    </w:p>
    <w:p w14:paraId="47895574" w14:textId="77777777" w:rsidR="00885E03" w:rsidRDefault="006E7A58">
      <w:pPr>
        <w:numPr>
          <w:ilvl w:val="0"/>
          <w:numId w:val="4"/>
        </w:numPr>
        <w:spacing w:after="0"/>
      </w:pPr>
      <w:r>
        <w:rPr>
          <w:b/>
          <w:bCs/>
        </w:rPr>
        <w:t>θ</w:t>
      </w:r>
      <w:r>
        <w:t>: tham số của mô hình;</w:t>
      </w:r>
    </w:p>
    <w:p w14:paraId="7AA0207F" w14:textId="77777777" w:rsidR="00885E03" w:rsidRDefault="006E7A58">
      <w:pPr>
        <w:numPr>
          <w:ilvl w:val="0"/>
          <w:numId w:val="4"/>
        </w:numPr>
        <w:spacing w:after="0"/>
      </w:pPr>
      <w:r>
        <w:rPr>
          <w:b/>
          <w:bCs/>
        </w:rPr>
        <w:t>L_protect</w:t>
      </w:r>
      <w:r>
        <w:t>: hàm mất mát bảo vệ;</w:t>
      </w:r>
    </w:p>
    <w:p w14:paraId="6C0BB4C6" w14:textId="77777777" w:rsidR="00885E03" w:rsidRDefault="006E7A58">
      <w:pPr>
        <w:numPr>
          <w:ilvl w:val="0"/>
          <w:numId w:val="4"/>
        </w:numPr>
      </w:pPr>
      <w:r>
        <w:rPr>
          <w:b/>
          <w:bCs/>
        </w:rPr>
        <w:t>ε</w:t>
      </w:r>
      <w:r>
        <w:t>: ngân sách perturbation.</w:t>
      </w:r>
    </w:p>
    <w:p w14:paraId="18230DE3" w14:textId="77777777" w:rsidR="00885E03" w:rsidRDefault="006E7A58">
      <w:pPr>
        <w:spacing w:before="240"/>
        <w:ind w:firstLine="0"/>
      </w:pPr>
      <w:r>
        <w:t>Sau mỗi bước cập nhật:</w:t>
      </w:r>
    </w:p>
    <w:p w14:paraId="13D87DFB" w14:textId="77777777" w:rsidR="00885E03" w:rsidRDefault="006E7A58">
      <w:pPr>
        <w:spacing w:before="240"/>
        <w:ind w:firstLine="0"/>
        <w:rPr>
          <w:b/>
          <w:bCs/>
        </w:rPr>
      </w:pPr>
      <w:r>
        <w:rPr>
          <w:rFonts w:ascii="Cardo" w:eastAsia="Cardo" w:hAnsi="Cardo" w:cs="Cardo"/>
          <w:b/>
          <w:bCs/>
        </w:rPr>
        <w:t>δ ← Clip(δ, −ε, ε)</w:t>
      </w:r>
    </w:p>
    <w:p w14:paraId="7365C8B8" w14:textId="77777777" w:rsidR="00885E03" w:rsidRDefault="006E7A58">
      <w:pPr>
        <w:spacing w:before="240"/>
        <w:ind w:firstLine="0"/>
      </w:pPr>
      <w:r>
        <w:t>Ảnh bảo vệ cuối cùng:</w:t>
      </w:r>
    </w:p>
    <w:p w14:paraId="22D22013" w14:textId="77777777" w:rsidR="00885E03" w:rsidRDefault="006E7A58">
      <w:pPr>
        <w:spacing w:before="240"/>
        <w:ind w:firstLine="0"/>
        <w:rPr>
          <w:b/>
          <w:bCs/>
        </w:rPr>
      </w:pPr>
      <w:r>
        <w:rPr>
          <w:b/>
          <w:bCs/>
        </w:rPr>
        <w:lastRenderedPageBreak/>
        <w:t>x_adv = Clip(x + δ)</w:t>
      </w:r>
    </w:p>
    <w:p w14:paraId="72253BA9" w14:textId="77777777" w:rsidR="00885E03" w:rsidRDefault="006E7A58">
      <w:pPr>
        <w:pStyle w:val="Heading3"/>
        <w:keepNext w:val="0"/>
        <w:keepLines w:val="0"/>
        <w:spacing w:before="280"/>
        <w:ind w:firstLine="0"/>
        <w:jc w:val="left"/>
        <w:rPr>
          <w:sz w:val="26"/>
          <w:szCs w:val="26"/>
        </w:rPr>
      </w:pPr>
      <w:bookmarkStart w:id="113" w:name="_vsd6tehh9b5o" w:colFirst="0" w:colLast="0"/>
      <w:bookmarkStart w:id="114" w:name="_Toc240633616"/>
      <w:bookmarkEnd w:id="113"/>
      <w:r>
        <w:rPr>
          <w:sz w:val="26"/>
          <w:szCs w:val="26"/>
        </w:rPr>
        <w:t>2.5.3. Phân tích hạn chế của baseline</w:t>
      </w:r>
      <w:bookmarkEnd w:id="114"/>
    </w:p>
    <w:p w14:paraId="196EBC88" w14:textId="77777777" w:rsidR="00885E03" w:rsidRDefault="006E7A58">
      <w:pPr>
        <w:spacing w:before="240"/>
        <w:ind w:firstLine="0"/>
      </w:pPr>
      <w:r>
        <w:t>Trong baseline, perturbation được tối ưu trực tiếp trên ảnh:</w:t>
      </w:r>
    </w:p>
    <w:p w14:paraId="484363E1" w14:textId="77777777" w:rsidR="00885E03" w:rsidRDefault="006E7A58">
      <w:pPr>
        <w:spacing w:before="240"/>
        <w:ind w:firstLine="0"/>
        <w:rPr>
          <w:b/>
          <w:bCs/>
        </w:rPr>
      </w:pPr>
      <w:r>
        <w:rPr>
          <w:b/>
          <w:bCs/>
        </w:rPr>
        <w:t>x + δ</w:t>
      </w:r>
    </w:p>
    <w:p w14:paraId="5C5B8A99" w14:textId="77777777" w:rsidR="00885E03" w:rsidRDefault="006E7A58">
      <w:pPr>
        <w:spacing w:before="240"/>
        <w:ind w:firstLine="0"/>
      </w:pPr>
      <w:r>
        <w:t>Hàm mất mát được tính trước khi ảnh trải qua JPEG. Vì vậy, quá trình tối ưu không phản ánh được sự thay đổi của perturbation khi ảnh bị nén.</w:t>
      </w:r>
    </w:p>
    <w:p w14:paraId="3EE103F2" w14:textId="77777777" w:rsidR="00885E03" w:rsidRDefault="006E7A58">
      <w:pPr>
        <w:spacing w:before="240"/>
        <w:ind w:firstLine="0"/>
      </w:pPr>
      <w:r>
        <w:t>Điều này có thể khiến thuật toán tạo ra các thành phần perturbation có hiệu quả trên ảnh ban đầu nhưng dễ bị suy giảm sau quá trình JPEG.</w:t>
      </w:r>
    </w:p>
    <w:p w14:paraId="59613820" w14:textId="77777777" w:rsidR="00885E03" w:rsidRDefault="006E7A58">
      <w:pPr>
        <w:pStyle w:val="Heading3"/>
        <w:keepNext w:val="0"/>
        <w:keepLines w:val="0"/>
        <w:spacing w:before="280"/>
        <w:ind w:firstLine="0"/>
        <w:jc w:val="left"/>
        <w:rPr>
          <w:sz w:val="26"/>
          <w:szCs w:val="26"/>
        </w:rPr>
      </w:pPr>
      <w:bookmarkStart w:id="115" w:name="_gpul2lddqzsk" w:colFirst="0" w:colLast="0"/>
      <w:bookmarkStart w:id="116" w:name="_Toc240633617"/>
      <w:bookmarkEnd w:id="115"/>
      <w:r>
        <w:rPr>
          <w:sz w:val="26"/>
          <w:szCs w:val="26"/>
        </w:rPr>
        <w:t>2.5.4. Thiết kế mô-đun Differentiable JPEG</w:t>
      </w:r>
      <w:bookmarkEnd w:id="116"/>
    </w:p>
    <w:p w14:paraId="01B2FBF8" w14:textId="77777777" w:rsidR="00885E03" w:rsidRDefault="006E7A58">
      <w:pPr>
        <w:spacing w:before="240"/>
        <w:ind w:firstLine="0"/>
      </w:pPr>
      <w:r>
        <w:t>JPEG thông thường bao gồm các bước lượng tử hóa và làm tròn. Các phép toán này gây khó khăn cho quá trình lan truyền gradient.</w:t>
      </w:r>
    </w:p>
    <w:p w14:paraId="4A79127D" w14:textId="77777777" w:rsidR="00885E03" w:rsidRDefault="006E7A58">
      <w:pPr>
        <w:spacing w:before="240"/>
        <w:ind w:firstLine="0"/>
      </w:pPr>
      <w:r>
        <w:t>Để đưa JPEG vào vòng lặp tối ưu, hệ thống sử dụng một phép xấp xỉ JPEG khả vi, ký hiệu:</w:t>
      </w:r>
    </w:p>
    <w:p w14:paraId="21C72480" w14:textId="77777777" w:rsidR="00885E03" w:rsidRDefault="006E7A58">
      <w:pPr>
        <w:spacing w:before="240"/>
        <w:ind w:firstLine="0"/>
        <w:rPr>
          <w:b/>
          <w:bCs/>
        </w:rPr>
      </w:pPr>
      <w:r>
        <w:rPr>
          <w:b/>
          <w:bCs/>
        </w:rPr>
        <w:t>J̃_Q(·)</w:t>
      </w:r>
    </w:p>
    <w:p w14:paraId="6FCFF9DF" w14:textId="77777777" w:rsidR="00885E03" w:rsidRDefault="006E7A58">
      <w:pPr>
        <w:spacing w:before="240"/>
        <w:ind w:firstLine="0"/>
      </w:pPr>
      <w:r>
        <w:t>Ảnh sau JPEG khả vi:</w:t>
      </w:r>
    </w:p>
    <w:p w14:paraId="18B1C2C5" w14:textId="77777777" w:rsidR="00885E03" w:rsidRDefault="006E7A58">
      <w:pPr>
        <w:spacing w:before="240"/>
        <w:ind w:firstLine="0"/>
        <w:rPr>
          <w:b/>
          <w:bCs/>
        </w:rPr>
      </w:pPr>
      <w:r>
        <w:rPr>
          <w:b/>
          <w:bCs/>
        </w:rPr>
        <w:t>x̃_jpeg = J̃_Q(x + δ)</w:t>
      </w:r>
    </w:p>
    <w:p w14:paraId="7689C2A0" w14:textId="77777777" w:rsidR="00885E03" w:rsidRDefault="006E7A58">
      <w:pPr>
        <w:spacing w:before="240"/>
        <w:ind w:firstLine="0"/>
      </w:pPr>
      <w:r>
        <w:t xml:space="preserve">Phép biến đổi </w:t>
      </w:r>
      <w:r>
        <w:rPr>
          <w:b/>
          <w:bCs/>
        </w:rPr>
        <w:t>J̃_Q</w:t>
      </w:r>
      <w:r>
        <w:t xml:space="preserve"> cho phép gradient được lan truyền trong quá trình tối ưu, từ đó tạo điều kiện để perturbation thích ứng với ảnh hưởng của JPEG.</w:t>
      </w:r>
    </w:p>
    <w:p w14:paraId="1DFC63C5" w14:textId="77777777" w:rsidR="00885E03" w:rsidRDefault="006E7A58">
      <w:pPr>
        <w:pStyle w:val="Heading3"/>
        <w:keepNext w:val="0"/>
        <w:keepLines w:val="0"/>
        <w:spacing w:before="280"/>
        <w:ind w:firstLine="0"/>
        <w:jc w:val="left"/>
        <w:rPr>
          <w:sz w:val="26"/>
          <w:szCs w:val="26"/>
        </w:rPr>
      </w:pPr>
      <w:bookmarkStart w:id="117" w:name="_tdgarj8gz4l2" w:colFirst="0" w:colLast="0"/>
      <w:bookmarkStart w:id="118" w:name="_Toc240633618"/>
      <w:bookmarkEnd w:id="117"/>
      <w:r>
        <w:rPr>
          <w:sz w:val="26"/>
          <w:szCs w:val="26"/>
        </w:rPr>
        <w:t>2.5.5. Phương pháp JPEG-aware Protective Perturbation</w:t>
      </w:r>
      <w:bookmarkEnd w:id="118"/>
    </w:p>
    <w:p w14:paraId="768C48EA" w14:textId="77777777" w:rsidR="00885E03" w:rsidRDefault="006E7A58">
      <w:pPr>
        <w:spacing w:before="240"/>
        <w:ind w:firstLine="0"/>
      </w:pPr>
      <w:r>
        <w:t>Phương pháp đề xuất thay đổi vị trí tính hàm mất mát.</w:t>
      </w:r>
    </w:p>
    <w:p w14:paraId="7ED63CBA" w14:textId="77777777" w:rsidR="00885E03" w:rsidRDefault="006E7A58">
      <w:pPr>
        <w:spacing w:before="240"/>
        <w:ind w:firstLine="0"/>
      </w:pPr>
      <w:r>
        <w:t>Đối với baseline:</w:t>
      </w:r>
    </w:p>
    <w:p w14:paraId="7BE4B85B" w14:textId="77777777" w:rsidR="00885E03" w:rsidRDefault="006E7A58">
      <w:pPr>
        <w:spacing w:before="240"/>
        <w:ind w:firstLine="0"/>
        <w:rPr>
          <w:b/>
          <w:bCs/>
        </w:rPr>
      </w:pPr>
      <w:r>
        <w:rPr>
          <w:rFonts w:ascii="Cardo" w:eastAsia="Cardo" w:hAnsi="Cardo" w:cs="Cardo"/>
          <w:b/>
          <w:bCs/>
        </w:rPr>
        <w:t>x + δ → L_protect</w:t>
      </w:r>
    </w:p>
    <w:p w14:paraId="108186F4" w14:textId="77777777" w:rsidR="00885E03" w:rsidRDefault="006E7A58">
      <w:pPr>
        <w:spacing w:before="240"/>
        <w:ind w:firstLine="0"/>
      </w:pPr>
      <w:r>
        <w:t>Đối với JPEG-aware:</w:t>
      </w:r>
    </w:p>
    <w:p w14:paraId="5422F6E9" w14:textId="77777777" w:rsidR="00885E03" w:rsidRDefault="006E7A58">
      <w:pPr>
        <w:spacing w:before="240"/>
        <w:ind w:firstLine="0"/>
        <w:rPr>
          <w:b/>
          <w:bCs/>
        </w:rPr>
      </w:pPr>
      <w:r>
        <w:rPr>
          <w:rFonts w:ascii="Cardo" w:eastAsia="Cardo" w:hAnsi="Cardo" w:cs="Cardo"/>
          <w:b/>
          <w:bCs/>
        </w:rPr>
        <w:t>x + δ → J̃_Q(x + δ) → L_protect</w:t>
      </w:r>
    </w:p>
    <w:p w14:paraId="5C67324B" w14:textId="77777777" w:rsidR="00885E03" w:rsidRDefault="006E7A58">
      <w:pPr>
        <w:spacing w:before="240"/>
        <w:ind w:firstLine="0"/>
      </w:pPr>
      <w:r>
        <w:t>Hàm mục tiêu của phương pháp đề xuất:</w:t>
      </w:r>
    </w:p>
    <w:p w14:paraId="7E01456D" w14:textId="77777777" w:rsidR="00885E03" w:rsidRDefault="006E7A58">
      <w:pPr>
        <w:spacing w:before="240"/>
        <w:ind w:firstLine="0"/>
      </w:pPr>
      <w:r>
        <w:rPr>
          <w:i/>
          <w:iCs/>
        </w:rPr>
        <w:t>δ = arg max L_protect(J̃_Q(x + δ); θ)</w:t>
      </w:r>
      <w:r>
        <w:t>*</w:t>
      </w:r>
    </w:p>
    <w:p w14:paraId="11D1732B" w14:textId="77777777" w:rsidR="00885E03" w:rsidRDefault="006E7A58">
      <w:pPr>
        <w:spacing w:before="240"/>
        <w:ind w:firstLine="0"/>
      </w:pPr>
      <w:r>
        <w:lastRenderedPageBreak/>
        <w:t>với điều kiện:</w:t>
      </w:r>
    </w:p>
    <w:p w14:paraId="2B3BE2CF" w14:textId="77777777" w:rsidR="00885E03" w:rsidRDefault="006E7A58">
      <w:pPr>
        <w:spacing w:before="240"/>
        <w:ind w:firstLine="0"/>
        <w:rPr>
          <w:b/>
          <w:bCs/>
        </w:rPr>
      </w:pPr>
      <w:r>
        <w:rPr>
          <w:rFonts w:ascii="Cardo" w:eastAsia="Cardo" w:hAnsi="Cardo" w:cs="Cardo"/>
          <w:b/>
          <w:bCs/>
        </w:rPr>
        <w:t>‖δ‖∞ ≤ ε</w:t>
      </w:r>
    </w:p>
    <w:p w14:paraId="3378DCCB" w14:textId="77777777" w:rsidR="00885E03" w:rsidRDefault="006E7A58">
      <w:pPr>
        <w:spacing w:before="240"/>
        <w:ind w:firstLine="0"/>
      </w:pPr>
      <w:r>
        <w:t>Để tránh perturbation chỉ thích nghi với một mức JPEG cố định, tập chất lượng được xác định:</w:t>
      </w:r>
    </w:p>
    <w:p w14:paraId="3EBB1710" w14:textId="77777777" w:rsidR="00885E03" w:rsidRDefault="006E7A58">
      <w:pPr>
        <w:spacing w:before="240"/>
        <w:ind w:firstLine="0"/>
        <w:rPr>
          <w:b/>
          <w:bCs/>
        </w:rPr>
      </w:pPr>
      <w:r>
        <w:rPr>
          <w:b/>
          <w:bCs/>
        </w:rPr>
        <w:t>S_Q = {50, 70, 90}</w:t>
      </w:r>
    </w:p>
    <w:p w14:paraId="2A7086F2" w14:textId="77777777" w:rsidR="00885E03" w:rsidRDefault="006E7A58">
      <w:pPr>
        <w:spacing w:before="240"/>
        <w:ind w:firstLine="0"/>
      </w:pPr>
      <w:r>
        <w:t xml:space="preserve">Tại vòng lặp thứ </w:t>
      </w:r>
      <w:r>
        <w:rPr>
          <w:b/>
          <w:bCs/>
        </w:rPr>
        <w:t>t</w:t>
      </w:r>
      <w:r>
        <w:t>:</w:t>
      </w:r>
    </w:p>
    <w:p w14:paraId="39F5CC5A" w14:textId="77777777" w:rsidR="00885E03" w:rsidRDefault="006E7A58">
      <w:pPr>
        <w:spacing w:before="240"/>
        <w:ind w:firstLine="0"/>
        <w:rPr>
          <w:b/>
          <w:bCs/>
        </w:rPr>
      </w:pPr>
      <w:r>
        <w:rPr>
          <w:rFonts w:ascii="Gungsuh" w:eastAsia="Gungsuh" w:hAnsi="Gungsuh" w:cs="Gungsuh"/>
          <w:b/>
          <w:bCs/>
        </w:rPr>
        <w:t>Q_t ∈ S_Q</w:t>
      </w:r>
    </w:p>
    <w:p w14:paraId="25AD7BC1" w14:textId="77777777" w:rsidR="00885E03" w:rsidRDefault="006E7A58">
      <w:pPr>
        <w:spacing w:before="240"/>
        <w:ind w:firstLine="0"/>
      </w:pPr>
      <w:r>
        <w:t>Ảnh được biến đổi:</w:t>
      </w:r>
    </w:p>
    <w:p w14:paraId="0B71538A" w14:textId="77777777" w:rsidR="00885E03" w:rsidRDefault="006E7A58">
      <w:pPr>
        <w:spacing w:before="240"/>
        <w:ind w:firstLine="0"/>
        <w:rPr>
          <w:b/>
          <w:bCs/>
        </w:rPr>
      </w:pPr>
      <w:r>
        <w:rPr>
          <w:b/>
          <w:bCs/>
        </w:rPr>
        <w:t>x̃_t = J̃_Qt(x + δ_t)</w:t>
      </w:r>
    </w:p>
    <w:p w14:paraId="159E7FFF" w14:textId="77777777" w:rsidR="00885E03" w:rsidRDefault="006E7A58">
      <w:pPr>
        <w:spacing w:before="240"/>
        <w:ind w:firstLine="0"/>
      </w:pPr>
      <w:r>
        <w:t>Hàm mất mát:</w:t>
      </w:r>
    </w:p>
    <w:p w14:paraId="7CA10936" w14:textId="77777777" w:rsidR="00885E03" w:rsidRDefault="006E7A58">
      <w:pPr>
        <w:spacing w:before="240"/>
        <w:ind w:firstLine="0"/>
        <w:rPr>
          <w:b/>
          <w:bCs/>
        </w:rPr>
      </w:pPr>
      <w:r>
        <w:rPr>
          <w:b/>
          <w:bCs/>
        </w:rPr>
        <w:t>L_t = L_protect(x̃_t; θ)</w:t>
      </w:r>
    </w:p>
    <w:p w14:paraId="48EB69EF" w14:textId="77777777" w:rsidR="00885E03" w:rsidRDefault="006E7A58">
      <w:pPr>
        <w:spacing w:before="240"/>
        <w:ind w:firstLine="0"/>
      </w:pPr>
      <w:r>
        <w:t>Gradient:</w:t>
      </w:r>
    </w:p>
    <w:p w14:paraId="0A4BBF7B" w14:textId="77777777" w:rsidR="00885E03" w:rsidRDefault="006E7A58">
      <w:pPr>
        <w:spacing w:before="240"/>
        <w:ind w:firstLine="0"/>
        <w:rPr>
          <w:b/>
          <w:bCs/>
        </w:rPr>
      </w:pPr>
      <w:r>
        <w:rPr>
          <w:rFonts w:ascii="Gungsuh" w:eastAsia="Gungsuh" w:hAnsi="Gungsuh" w:cs="Gungsuh"/>
          <w:b/>
          <w:bCs/>
        </w:rPr>
        <w:t>g_t = ∇_δ L_t</w:t>
      </w:r>
    </w:p>
    <w:p w14:paraId="16FD9A5E" w14:textId="77777777" w:rsidR="00885E03" w:rsidRDefault="006E7A58">
      <w:pPr>
        <w:spacing w:before="240"/>
        <w:ind w:firstLine="0"/>
      </w:pPr>
      <w:r>
        <w:t>Perturbation được cập nhật:</w:t>
      </w:r>
    </w:p>
    <w:p w14:paraId="1A17C2F8" w14:textId="77777777" w:rsidR="00885E03" w:rsidRDefault="006E7A58">
      <w:pPr>
        <w:spacing w:before="240"/>
        <w:ind w:firstLine="0"/>
        <w:rPr>
          <w:b/>
          <w:bCs/>
        </w:rPr>
      </w:pPr>
      <w:r>
        <w:rPr>
          <w:b/>
          <w:bCs/>
        </w:rPr>
        <w:t>δ_(t+1) = δ_t + α × sign(g_t)</w:t>
      </w:r>
    </w:p>
    <w:p w14:paraId="1C9F6E20" w14:textId="77777777" w:rsidR="00885E03" w:rsidRDefault="006E7A58">
      <w:pPr>
        <w:spacing w:before="240"/>
        <w:ind w:firstLine="0"/>
      </w:pPr>
      <w:r>
        <w:t>Sau đó giới hạn:</w:t>
      </w:r>
    </w:p>
    <w:p w14:paraId="2B5086C9" w14:textId="77777777" w:rsidR="00885E03" w:rsidRDefault="006E7A58">
      <w:pPr>
        <w:spacing w:before="240"/>
        <w:ind w:firstLine="0"/>
        <w:rPr>
          <w:b/>
          <w:bCs/>
        </w:rPr>
      </w:pPr>
      <w:r>
        <w:rPr>
          <w:rFonts w:ascii="Cardo" w:eastAsia="Cardo" w:hAnsi="Cardo" w:cs="Cardo"/>
          <w:b/>
          <w:bCs/>
        </w:rPr>
        <w:t>δ_(t+1) = Clip(δ_(t+1), −ε, ε)</w:t>
      </w:r>
    </w:p>
    <w:p w14:paraId="4B4F9999" w14:textId="77777777" w:rsidR="00885E03" w:rsidRDefault="006E7A58">
      <w:pPr>
        <w:pStyle w:val="Heading3"/>
        <w:keepNext w:val="0"/>
        <w:keepLines w:val="0"/>
        <w:spacing w:before="280"/>
        <w:ind w:firstLine="0"/>
        <w:jc w:val="left"/>
        <w:rPr>
          <w:sz w:val="26"/>
          <w:szCs w:val="26"/>
        </w:rPr>
      </w:pPr>
      <w:bookmarkStart w:id="119" w:name="_jgyhm653nfzi" w:colFirst="0" w:colLast="0"/>
      <w:bookmarkStart w:id="120" w:name="_Toc240633619"/>
      <w:bookmarkEnd w:id="119"/>
      <w:r>
        <w:rPr>
          <w:sz w:val="26"/>
          <w:szCs w:val="26"/>
        </w:rPr>
        <w:t>2.5.6. Thuật toán JPEG-aware Protective Perturbation</w:t>
      </w:r>
      <w:bookmarkEnd w:id="120"/>
    </w:p>
    <w:p w14:paraId="47C44E7C" w14:textId="77777777" w:rsidR="00885E03" w:rsidRDefault="006E7A58">
      <w:pPr>
        <w:spacing w:before="240"/>
        <w:ind w:firstLine="0"/>
        <w:rPr>
          <w:b/>
          <w:bCs/>
        </w:rPr>
      </w:pPr>
      <w:r>
        <w:rPr>
          <w:b/>
          <w:bCs/>
        </w:rPr>
        <w:t>Đầu vào:</w:t>
      </w:r>
    </w:p>
    <w:p w14:paraId="5103C4F6" w14:textId="77777777" w:rsidR="00885E03" w:rsidRDefault="006E7A58">
      <w:pPr>
        <w:numPr>
          <w:ilvl w:val="0"/>
          <w:numId w:val="13"/>
        </w:numPr>
        <w:spacing w:before="240" w:after="0"/>
      </w:pPr>
      <w:r>
        <w:t xml:space="preserve">Ảnh gốc </w:t>
      </w:r>
      <w:r>
        <w:rPr>
          <w:b/>
          <w:bCs/>
        </w:rPr>
        <w:t>x</w:t>
      </w:r>
      <w:r>
        <w:t>;</w:t>
      </w:r>
    </w:p>
    <w:p w14:paraId="18A7EA03" w14:textId="77777777" w:rsidR="00885E03" w:rsidRDefault="006E7A58">
      <w:pPr>
        <w:numPr>
          <w:ilvl w:val="0"/>
          <w:numId w:val="13"/>
        </w:numPr>
        <w:spacing w:after="0"/>
      </w:pPr>
      <w:r>
        <w:t xml:space="preserve">Mô hình </w:t>
      </w:r>
      <w:r>
        <w:rPr>
          <w:b/>
          <w:bCs/>
        </w:rPr>
        <w:t>f_θ</w:t>
      </w:r>
      <w:r>
        <w:t>;</w:t>
      </w:r>
    </w:p>
    <w:p w14:paraId="7CC923FE" w14:textId="77777777" w:rsidR="00885E03" w:rsidRDefault="006E7A58">
      <w:pPr>
        <w:numPr>
          <w:ilvl w:val="0"/>
          <w:numId w:val="13"/>
        </w:numPr>
        <w:spacing w:after="0"/>
      </w:pPr>
      <w:r>
        <w:t xml:space="preserve">Ngân sách nhiễu </w:t>
      </w:r>
      <w:r>
        <w:rPr>
          <w:b/>
          <w:bCs/>
        </w:rPr>
        <w:t>ε</w:t>
      </w:r>
      <w:r>
        <w:t>;</w:t>
      </w:r>
    </w:p>
    <w:p w14:paraId="4B76BC3C" w14:textId="77777777" w:rsidR="00885E03" w:rsidRDefault="006E7A58">
      <w:pPr>
        <w:numPr>
          <w:ilvl w:val="0"/>
          <w:numId w:val="13"/>
        </w:numPr>
        <w:spacing w:after="0"/>
      </w:pPr>
      <w:r>
        <w:t xml:space="preserve">Bước cập nhật </w:t>
      </w:r>
      <w:r>
        <w:rPr>
          <w:b/>
          <w:bCs/>
        </w:rPr>
        <w:t>α</w:t>
      </w:r>
      <w:r>
        <w:t>;</w:t>
      </w:r>
    </w:p>
    <w:p w14:paraId="25203878" w14:textId="77777777" w:rsidR="00885E03" w:rsidRDefault="006E7A58">
      <w:pPr>
        <w:numPr>
          <w:ilvl w:val="0"/>
          <w:numId w:val="13"/>
        </w:numPr>
        <w:spacing w:after="0"/>
      </w:pPr>
      <w:r>
        <w:t xml:space="preserve">Số vòng lặp </w:t>
      </w:r>
      <w:r>
        <w:rPr>
          <w:b/>
          <w:bCs/>
        </w:rPr>
        <w:t>T</w:t>
      </w:r>
      <w:r>
        <w:t>;</w:t>
      </w:r>
    </w:p>
    <w:p w14:paraId="602311EF" w14:textId="77777777" w:rsidR="00885E03" w:rsidRDefault="006E7A58">
      <w:pPr>
        <w:numPr>
          <w:ilvl w:val="0"/>
          <w:numId w:val="13"/>
        </w:numPr>
      </w:pPr>
      <w:r>
        <w:t xml:space="preserve">Tập JPEG Quality </w:t>
      </w:r>
      <w:r>
        <w:rPr>
          <w:b/>
          <w:bCs/>
        </w:rPr>
        <w:t>S_Q = {50, 70, 90}</w:t>
      </w:r>
      <w:r>
        <w:t>.</w:t>
      </w:r>
    </w:p>
    <w:p w14:paraId="3C73DC76" w14:textId="77777777" w:rsidR="00885E03" w:rsidRDefault="006E7A58">
      <w:pPr>
        <w:spacing w:before="240"/>
        <w:ind w:firstLine="0"/>
      </w:pPr>
      <w:r>
        <w:rPr>
          <w:b/>
          <w:bCs/>
        </w:rPr>
        <w:t>Đầu ra:</w:t>
      </w:r>
      <w:r>
        <w:t xml:space="preserve"> ảnh bảo vệ </w:t>
      </w:r>
      <w:r>
        <w:rPr>
          <w:b/>
          <w:bCs/>
        </w:rPr>
        <w:t>x_adv</w:t>
      </w:r>
      <w:r>
        <w:t>.</w:t>
      </w:r>
    </w:p>
    <w:p w14:paraId="43DD5E27" w14:textId="77777777" w:rsidR="00885E03" w:rsidRDefault="006E7A58">
      <w:pPr>
        <w:spacing w:before="240"/>
        <w:ind w:firstLine="0"/>
      </w:pPr>
      <w:r>
        <w:lastRenderedPageBreak/>
        <w:t>Quy trình thực hiện:</w:t>
      </w:r>
    </w:p>
    <w:p w14:paraId="1E71DC5B" w14:textId="77777777" w:rsidR="00885E03" w:rsidRDefault="006E7A58">
      <w:pPr>
        <w:spacing w:before="240"/>
        <w:ind w:firstLine="0"/>
      </w:pPr>
      <w:r>
        <w:rPr>
          <w:b/>
          <w:bCs/>
        </w:rPr>
        <w:t>Bước 1.</w:t>
      </w:r>
      <w:r>
        <w:t xml:space="preserve"> Khởi tạo:</w:t>
      </w:r>
    </w:p>
    <w:p w14:paraId="111F4EE7" w14:textId="77777777" w:rsidR="00885E03" w:rsidRDefault="006E7A58">
      <w:pPr>
        <w:spacing w:before="240"/>
        <w:ind w:firstLine="0"/>
        <w:rPr>
          <w:b/>
          <w:bCs/>
        </w:rPr>
      </w:pPr>
      <w:r>
        <w:rPr>
          <w:b/>
          <w:bCs/>
        </w:rPr>
        <w:t>δ₀ = 0</w:t>
      </w:r>
    </w:p>
    <w:p w14:paraId="79229E19" w14:textId="77777777" w:rsidR="00885E03" w:rsidRDefault="006E7A58">
      <w:pPr>
        <w:spacing w:before="240"/>
        <w:ind w:firstLine="0"/>
      </w:pPr>
      <w:r>
        <w:rPr>
          <w:b/>
          <w:bCs/>
        </w:rPr>
        <w:t>Bước 2.</w:t>
      </w:r>
      <w:r>
        <w:t xml:space="preserve"> Với mỗi vòng lặp </w:t>
      </w:r>
      <w:r>
        <w:rPr>
          <w:rFonts w:ascii="Gungsuh" w:eastAsia="Gungsuh" w:hAnsi="Gungsuh" w:cs="Gungsuh"/>
          <w:b/>
          <w:bCs/>
        </w:rPr>
        <w:t>t = 0, 1, ..., T − 1</w:t>
      </w:r>
      <w:r>
        <w:t>:</w:t>
      </w:r>
    </w:p>
    <w:p w14:paraId="40182F66" w14:textId="77777777" w:rsidR="00885E03" w:rsidRDefault="006E7A58">
      <w:pPr>
        <w:numPr>
          <w:ilvl w:val="0"/>
          <w:numId w:val="3"/>
        </w:numPr>
        <w:spacing w:before="240" w:after="0"/>
      </w:pPr>
      <w:r>
        <w:t>Tạo ảnh tạm thời:</w:t>
      </w:r>
      <w:r>
        <w:br/>
      </w:r>
      <w:r>
        <w:br/>
        <w:t xml:space="preserve"> </w:t>
      </w:r>
      <w:r>
        <w:rPr>
          <w:b/>
          <w:bCs/>
        </w:rPr>
        <w:t>x′_t = x + δ_t</w:t>
      </w:r>
      <w:r>
        <w:rPr>
          <w:b/>
          <w:bCs/>
        </w:rPr>
        <w:br/>
      </w:r>
    </w:p>
    <w:p w14:paraId="7ADF41E1" w14:textId="77777777" w:rsidR="00885E03" w:rsidRDefault="006E7A58">
      <w:pPr>
        <w:numPr>
          <w:ilvl w:val="0"/>
          <w:numId w:val="3"/>
        </w:numPr>
        <w:spacing w:after="0"/>
      </w:pPr>
      <w:r>
        <w:t>Chọn JPEG Quality:</w:t>
      </w:r>
      <w:r>
        <w:br/>
      </w:r>
      <w:r>
        <w:br/>
        <w:t xml:space="preserve"> </w:t>
      </w:r>
      <w:r>
        <w:rPr>
          <w:rFonts w:ascii="Gungsuh" w:eastAsia="Gungsuh" w:hAnsi="Gungsuh" w:cs="Gungsuh"/>
          <w:b/>
          <w:bCs/>
        </w:rPr>
        <w:t>Q_t ∈ S_Q</w:t>
      </w:r>
      <w:r>
        <w:rPr>
          <w:rFonts w:ascii="Gungsuh" w:eastAsia="Gungsuh" w:hAnsi="Gungsuh" w:cs="Gungsuh"/>
          <w:b/>
          <w:bCs/>
        </w:rPr>
        <w:br/>
      </w:r>
    </w:p>
    <w:p w14:paraId="61EF4F2B" w14:textId="77777777" w:rsidR="00885E03" w:rsidRDefault="006E7A58">
      <w:pPr>
        <w:numPr>
          <w:ilvl w:val="0"/>
          <w:numId w:val="3"/>
        </w:numPr>
        <w:spacing w:after="0"/>
      </w:pPr>
      <w:r>
        <w:t>Áp dụng JPEG khả vi:</w:t>
      </w:r>
      <w:r>
        <w:br/>
      </w:r>
      <w:r>
        <w:br/>
        <w:t xml:space="preserve"> </w:t>
      </w:r>
      <w:r>
        <w:rPr>
          <w:b/>
          <w:bCs/>
        </w:rPr>
        <w:t>x̃_t = J̃_Qt(x′_t)</w:t>
      </w:r>
      <w:r>
        <w:rPr>
          <w:b/>
          <w:bCs/>
        </w:rPr>
        <w:br/>
      </w:r>
    </w:p>
    <w:p w14:paraId="34BD1D55" w14:textId="77777777" w:rsidR="00885E03" w:rsidRDefault="006E7A58">
      <w:pPr>
        <w:numPr>
          <w:ilvl w:val="0"/>
          <w:numId w:val="3"/>
        </w:numPr>
        <w:spacing w:after="0"/>
      </w:pPr>
      <w:r>
        <w:t>Tính hàm mất mát:</w:t>
      </w:r>
      <w:r>
        <w:br/>
      </w:r>
      <w:r>
        <w:br/>
        <w:t xml:space="preserve"> </w:t>
      </w:r>
      <w:r>
        <w:rPr>
          <w:b/>
          <w:bCs/>
        </w:rPr>
        <w:t>L_t = L_protect(x̃_t; θ)</w:t>
      </w:r>
      <w:r>
        <w:rPr>
          <w:b/>
          <w:bCs/>
        </w:rPr>
        <w:br/>
      </w:r>
    </w:p>
    <w:p w14:paraId="561B1141" w14:textId="77777777" w:rsidR="00885E03" w:rsidRDefault="006E7A58">
      <w:pPr>
        <w:numPr>
          <w:ilvl w:val="0"/>
          <w:numId w:val="3"/>
        </w:numPr>
        <w:spacing w:after="0"/>
      </w:pPr>
      <w:r>
        <w:t>Tính gradient:</w:t>
      </w:r>
      <w:r>
        <w:br/>
      </w:r>
      <w:r>
        <w:br/>
        <w:t xml:space="preserve"> </w:t>
      </w:r>
      <w:r>
        <w:rPr>
          <w:rFonts w:ascii="Gungsuh" w:eastAsia="Gungsuh" w:hAnsi="Gungsuh" w:cs="Gungsuh"/>
          <w:b/>
          <w:bCs/>
        </w:rPr>
        <w:t>g_t = ∇_δ L_t</w:t>
      </w:r>
      <w:r>
        <w:rPr>
          <w:rFonts w:ascii="Gungsuh" w:eastAsia="Gungsuh" w:hAnsi="Gungsuh" w:cs="Gungsuh"/>
          <w:b/>
          <w:bCs/>
        </w:rPr>
        <w:br/>
      </w:r>
    </w:p>
    <w:p w14:paraId="6771E079" w14:textId="77777777" w:rsidR="00885E03" w:rsidRDefault="006E7A58">
      <w:pPr>
        <w:numPr>
          <w:ilvl w:val="0"/>
          <w:numId w:val="3"/>
        </w:numPr>
        <w:spacing w:after="0"/>
      </w:pPr>
      <w:r>
        <w:t>Cập nhật perturbation:</w:t>
      </w:r>
      <w:r>
        <w:br/>
      </w:r>
      <w:r>
        <w:br/>
        <w:t xml:space="preserve"> </w:t>
      </w:r>
      <w:r>
        <w:rPr>
          <w:b/>
          <w:bCs/>
        </w:rPr>
        <w:t>δ_(t+1) = δ_t + α × sign(g_t)</w:t>
      </w:r>
      <w:r>
        <w:rPr>
          <w:b/>
          <w:bCs/>
        </w:rPr>
        <w:br/>
      </w:r>
    </w:p>
    <w:p w14:paraId="16BD7773" w14:textId="77777777" w:rsidR="00885E03" w:rsidRDefault="006E7A58">
      <w:pPr>
        <w:numPr>
          <w:ilvl w:val="0"/>
          <w:numId w:val="3"/>
        </w:numPr>
      </w:pPr>
      <w:r>
        <w:t>Giới hạn perturbation:</w:t>
      </w:r>
      <w:r>
        <w:br/>
      </w:r>
      <w:r>
        <w:br/>
        <w:t xml:space="preserve"> </w:t>
      </w:r>
      <w:r>
        <w:rPr>
          <w:rFonts w:ascii="Cardo" w:eastAsia="Cardo" w:hAnsi="Cardo" w:cs="Cardo"/>
          <w:b/>
          <w:bCs/>
        </w:rPr>
        <w:t>δ_(t+1) = Clip(δ_(t+1), −ε, ε)</w:t>
      </w:r>
      <w:r>
        <w:rPr>
          <w:rFonts w:ascii="Cardo" w:eastAsia="Cardo" w:hAnsi="Cardo" w:cs="Cardo"/>
          <w:b/>
          <w:bCs/>
        </w:rPr>
        <w:br/>
      </w:r>
    </w:p>
    <w:p w14:paraId="7D9C230E" w14:textId="77777777" w:rsidR="00885E03" w:rsidRDefault="006E7A58">
      <w:pPr>
        <w:spacing w:before="240"/>
        <w:ind w:firstLine="0"/>
      </w:pPr>
      <w:r>
        <w:rPr>
          <w:b/>
          <w:bCs/>
        </w:rPr>
        <w:t>Bước 3.</w:t>
      </w:r>
      <w:r>
        <w:t xml:space="preserve"> Tạo ảnh bảo vệ:</w:t>
      </w:r>
    </w:p>
    <w:p w14:paraId="69F9DDB3" w14:textId="77777777" w:rsidR="00885E03" w:rsidRDefault="006E7A58">
      <w:pPr>
        <w:spacing w:before="240"/>
        <w:ind w:firstLine="0"/>
        <w:rPr>
          <w:b/>
          <w:bCs/>
        </w:rPr>
      </w:pPr>
      <w:r>
        <w:rPr>
          <w:b/>
          <w:bCs/>
        </w:rPr>
        <w:t>x_adv = Clip(x + δ_T)</w:t>
      </w:r>
    </w:p>
    <w:p w14:paraId="31BB018E" w14:textId="77777777" w:rsidR="00885E03" w:rsidRDefault="006E7A58">
      <w:pPr>
        <w:pStyle w:val="Heading3"/>
        <w:keepNext w:val="0"/>
        <w:keepLines w:val="0"/>
        <w:spacing w:before="280"/>
        <w:ind w:firstLine="0"/>
        <w:jc w:val="left"/>
        <w:rPr>
          <w:sz w:val="26"/>
          <w:szCs w:val="26"/>
        </w:rPr>
      </w:pPr>
      <w:bookmarkStart w:id="121" w:name="_v2gknni8ctmi" w:colFirst="0" w:colLast="0"/>
      <w:bookmarkStart w:id="122" w:name="_Toc240633620"/>
      <w:bookmarkEnd w:id="121"/>
      <w:r>
        <w:rPr>
          <w:sz w:val="26"/>
          <w:szCs w:val="26"/>
        </w:rPr>
        <w:t>2.5.7. Giả mã thuật toán</w:t>
      </w:r>
      <w:bookmarkEnd w:id="122"/>
    </w:p>
    <w:p w14:paraId="6E378325" w14:textId="77777777" w:rsidR="00885E03" w:rsidRDefault="006E7A58">
      <w:pPr>
        <w:ind w:firstLine="0"/>
      </w:pPr>
      <w:r>
        <w:lastRenderedPageBreak/>
        <w:t>Algorithm: JPEG-aware Protective Perturbation</w:t>
      </w:r>
    </w:p>
    <w:p w14:paraId="62AF051F" w14:textId="77777777" w:rsidR="00885E03" w:rsidRDefault="00885E03">
      <w:pPr>
        <w:ind w:firstLine="0"/>
      </w:pPr>
    </w:p>
    <w:p w14:paraId="6F6458A4" w14:textId="77777777" w:rsidR="00885E03" w:rsidRDefault="006E7A58">
      <w:pPr>
        <w:ind w:firstLine="0"/>
      </w:pPr>
      <w:r>
        <w:t>Input:</w:t>
      </w:r>
    </w:p>
    <w:p w14:paraId="77A9785F" w14:textId="77777777" w:rsidR="00885E03" w:rsidRDefault="006E7A58">
      <w:pPr>
        <w:ind w:firstLine="0"/>
      </w:pPr>
      <w:r>
        <w:t xml:space="preserve">    Image x</w:t>
      </w:r>
    </w:p>
    <w:p w14:paraId="3B7BCAD3" w14:textId="77777777" w:rsidR="00885E03" w:rsidRDefault="006E7A58">
      <w:pPr>
        <w:ind w:firstLine="0"/>
      </w:pPr>
      <w:r>
        <w:t xml:space="preserve">    Model fθ</w:t>
      </w:r>
    </w:p>
    <w:p w14:paraId="1720D34D" w14:textId="77777777" w:rsidR="00885E03" w:rsidRDefault="006E7A58">
      <w:pPr>
        <w:ind w:firstLine="0"/>
      </w:pPr>
      <w:r>
        <w:t xml:space="preserve">    Perturbation budget ε</w:t>
      </w:r>
    </w:p>
    <w:p w14:paraId="6156F1DC" w14:textId="77777777" w:rsidR="00885E03" w:rsidRDefault="006E7A58">
      <w:pPr>
        <w:ind w:firstLine="0"/>
      </w:pPr>
      <w:r>
        <w:t xml:space="preserve">    Step size α</w:t>
      </w:r>
    </w:p>
    <w:p w14:paraId="5F896A4C" w14:textId="77777777" w:rsidR="00885E03" w:rsidRDefault="006E7A58">
      <w:pPr>
        <w:ind w:firstLine="0"/>
      </w:pPr>
      <w:r>
        <w:t xml:space="preserve">    Number of iterations T</w:t>
      </w:r>
    </w:p>
    <w:p w14:paraId="35BFDC99" w14:textId="77777777" w:rsidR="00885E03" w:rsidRDefault="006E7A58">
      <w:pPr>
        <w:ind w:firstLine="0"/>
      </w:pPr>
      <w:r>
        <w:t xml:space="preserve">    JPEG quality set SQ = {50, 70, 90}</w:t>
      </w:r>
    </w:p>
    <w:p w14:paraId="1C7E9E25" w14:textId="77777777" w:rsidR="00885E03" w:rsidRDefault="00885E03">
      <w:pPr>
        <w:ind w:firstLine="0"/>
      </w:pPr>
    </w:p>
    <w:p w14:paraId="4085ACA3" w14:textId="77777777" w:rsidR="00885E03" w:rsidRDefault="006E7A58">
      <w:pPr>
        <w:ind w:firstLine="0"/>
      </w:pPr>
      <w:r>
        <w:t>Output:</w:t>
      </w:r>
    </w:p>
    <w:p w14:paraId="633CAFB8" w14:textId="77777777" w:rsidR="00885E03" w:rsidRDefault="006E7A58">
      <w:pPr>
        <w:ind w:firstLine="0"/>
      </w:pPr>
      <w:r>
        <w:t xml:space="preserve">    Protected image x_adv</w:t>
      </w:r>
    </w:p>
    <w:p w14:paraId="2A2E2320" w14:textId="77777777" w:rsidR="00885E03" w:rsidRDefault="00885E03">
      <w:pPr>
        <w:ind w:firstLine="0"/>
      </w:pPr>
    </w:p>
    <w:p w14:paraId="47065113" w14:textId="77777777" w:rsidR="00885E03" w:rsidRDefault="006E7A58">
      <w:pPr>
        <w:ind w:firstLine="0"/>
      </w:pPr>
      <w:r>
        <w:t>1. Initialize δ = 0</w:t>
      </w:r>
    </w:p>
    <w:p w14:paraId="5861268F" w14:textId="77777777" w:rsidR="00885E03" w:rsidRDefault="00885E03">
      <w:pPr>
        <w:ind w:firstLine="0"/>
      </w:pPr>
    </w:p>
    <w:p w14:paraId="221121EE" w14:textId="77777777" w:rsidR="00885E03" w:rsidRDefault="006E7A58">
      <w:pPr>
        <w:ind w:firstLine="0"/>
      </w:pPr>
      <w:r>
        <w:t>2. For t = 1 to T:</w:t>
      </w:r>
    </w:p>
    <w:p w14:paraId="064F631C" w14:textId="77777777" w:rsidR="00885E03" w:rsidRDefault="006E7A58">
      <w:pPr>
        <w:ind w:firstLine="0"/>
      </w:pPr>
      <w:r>
        <w:t xml:space="preserve">       Select Q from SQ</w:t>
      </w:r>
    </w:p>
    <w:p w14:paraId="2E99CCC4" w14:textId="77777777" w:rsidR="00885E03" w:rsidRDefault="006E7A58">
      <w:pPr>
        <w:ind w:firstLine="0"/>
      </w:pPr>
      <w:r>
        <w:t xml:space="preserve">       x_temp = x + δ</w:t>
      </w:r>
    </w:p>
    <w:p w14:paraId="5D513964" w14:textId="77777777" w:rsidR="00885E03" w:rsidRDefault="006E7A58">
      <w:pPr>
        <w:ind w:firstLine="0"/>
      </w:pPr>
      <w:r>
        <w:t xml:space="preserve">       x_jpeg = DifferentiableJPEG(x_temp, Q)</w:t>
      </w:r>
    </w:p>
    <w:p w14:paraId="1013A864" w14:textId="77777777" w:rsidR="00885E03" w:rsidRDefault="00885E03">
      <w:pPr>
        <w:ind w:firstLine="0"/>
      </w:pPr>
    </w:p>
    <w:p w14:paraId="5D2FCFDB" w14:textId="77777777" w:rsidR="00885E03" w:rsidRDefault="006E7A58">
      <w:pPr>
        <w:ind w:firstLine="0"/>
      </w:pPr>
      <w:r>
        <w:t xml:space="preserve">       loss = ProtectiveLoss(x_jpeg, fθ)</w:t>
      </w:r>
    </w:p>
    <w:p w14:paraId="0E45E1FF" w14:textId="77777777" w:rsidR="00885E03" w:rsidRDefault="006E7A58">
      <w:pPr>
        <w:ind w:firstLine="0"/>
      </w:pPr>
      <w:r>
        <w:rPr>
          <w:rFonts w:ascii="Gungsuh" w:eastAsia="Gungsuh" w:hAnsi="Gungsuh" w:cs="Gungsuh"/>
        </w:rPr>
        <w:t xml:space="preserve">       gradient = ∇δ loss</w:t>
      </w:r>
    </w:p>
    <w:p w14:paraId="29FBBA85" w14:textId="77777777" w:rsidR="00885E03" w:rsidRDefault="00885E03">
      <w:pPr>
        <w:ind w:firstLine="0"/>
      </w:pPr>
    </w:p>
    <w:p w14:paraId="392F53B6" w14:textId="77777777" w:rsidR="00885E03" w:rsidRDefault="006E7A58">
      <w:pPr>
        <w:ind w:firstLine="0"/>
      </w:pPr>
      <w:r>
        <w:t xml:space="preserve">       δ = δ + α × sign(gradient)</w:t>
      </w:r>
    </w:p>
    <w:p w14:paraId="67AB4D53" w14:textId="77777777" w:rsidR="00885E03" w:rsidRDefault="006E7A58">
      <w:pPr>
        <w:ind w:firstLine="0"/>
      </w:pPr>
      <w:r>
        <w:lastRenderedPageBreak/>
        <w:t xml:space="preserve">       δ = Clip(δ, -ε, ε)</w:t>
      </w:r>
    </w:p>
    <w:p w14:paraId="31C24BAF" w14:textId="77777777" w:rsidR="00885E03" w:rsidRDefault="00885E03">
      <w:pPr>
        <w:ind w:firstLine="0"/>
      </w:pPr>
    </w:p>
    <w:p w14:paraId="05DE4CF3" w14:textId="77777777" w:rsidR="00885E03" w:rsidRDefault="006E7A58">
      <w:pPr>
        <w:ind w:firstLine="0"/>
      </w:pPr>
      <w:r>
        <w:t>3. x_adv = Clip(x + δ)</w:t>
      </w:r>
    </w:p>
    <w:p w14:paraId="3C3AA79F" w14:textId="77777777" w:rsidR="00885E03" w:rsidRDefault="00885E03">
      <w:pPr>
        <w:ind w:firstLine="0"/>
      </w:pPr>
    </w:p>
    <w:p w14:paraId="313D5215" w14:textId="77777777" w:rsidR="00885E03" w:rsidRDefault="006E7A58">
      <w:pPr>
        <w:ind w:firstLine="0"/>
      </w:pPr>
      <w:r>
        <w:t>4. Return x_adv</w:t>
      </w:r>
    </w:p>
    <w:p w14:paraId="1882C8DF" w14:textId="77777777" w:rsidR="00885E03" w:rsidRDefault="006E7A58">
      <w:pPr>
        <w:pStyle w:val="Heading3"/>
        <w:keepNext w:val="0"/>
        <w:keepLines w:val="0"/>
        <w:spacing w:before="280"/>
        <w:ind w:firstLine="0"/>
        <w:jc w:val="left"/>
        <w:rPr>
          <w:sz w:val="26"/>
          <w:szCs w:val="26"/>
        </w:rPr>
      </w:pPr>
      <w:bookmarkStart w:id="123" w:name="_7e6o8z2y8zri" w:colFirst="0" w:colLast="0"/>
      <w:bookmarkStart w:id="124" w:name="_Toc240633621"/>
      <w:bookmarkEnd w:id="123"/>
      <w:r>
        <w:rPr>
          <w:sz w:val="26"/>
          <w:szCs w:val="26"/>
        </w:rPr>
        <w:t>2.5.8. So sánh baseline và phương pháp đề xuất</w:t>
      </w:r>
      <w:bookmarkEnd w:id="124"/>
    </w:p>
    <w:tbl>
      <w:tblPr>
        <w:tblW w:w="77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3095"/>
        <w:gridCol w:w="1310"/>
        <w:gridCol w:w="3320"/>
      </w:tblGrid>
      <w:tr w:rsidR="00885E03" w14:paraId="38263696" w14:textId="77777777">
        <w:trPr>
          <w:trHeight w:val="515"/>
        </w:trPr>
        <w:tc>
          <w:tcPr>
            <w:tcW w:w="3095" w:type="dxa"/>
            <w:tcBorders>
              <w:top w:val="nil"/>
              <w:left w:val="nil"/>
              <w:bottom w:val="nil"/>
              <w:right w:val="nil"/>
            </w:tcBorders>
            <w:tcMar>
              <w:top w:w="100" w:type="dxa"/>
              <w:left w:w="100" w:type="dxa"/>
              <w:bottom w:w="100" w:type="dxa"/>
              <w:right w:w="100" w:type="dxa"/>
            </w:tcMar>
          </w:tcPr>
          <w:p w14:paraId="6C60D34C" w14:textId="77777777" w:rsidR="00885E03" w:rsidRDefault="006E7A58">
            <w:pPr>
              <w:ind w:firstLine="0"/>
              <w:jc w:val="center"/>
            </w:pPr>
            <w:r>
              <w:rPr>
                <w:b/>
                <w:bCs/>
              </w:rPr>
              <w:t>Thành phần</w:t>
            </w:r>
          </w:p>
        </w:tc>
        <w:tc>
          <w:tcPr>
            <w:tcW w:w="1310" w:type="dxa"/>
            <w:tcBorders>
              <w:top w:val="nil"/>
              <w:left w:val="nil"/>
              <w:bottom w:val="nil"/>
              <w:right w:val="nil"/>
            </w:tcBorders>
            <w:tcMar>
              <w:top w:w="100" w:type="dxa"/>
              <w:left w:w="100" w:type="dxa"/>
              <w:bottom w:w="100" w:type="dxa"/>
              <w:right w:w="100" w:type="dxa"/>
            </w:tcMar>
          </w:tcPr>
          <w:p w14:paraId="599704F7" w14:textId="77777777" w:rsidR="00885E03" w:rsidRDefault="006E7A58">
            <w:pPr>
              <w:ind w:firstLine="0"/>
              <w:jc w:val="center"/>
            </w:pPr>
            <w:r>
              <w:rPr>
                <w:b/>
                <w:bCs/>
              </w:rPr>
              <w:t>Baseline</w:t>
            </w:r>
          </w:p>
        </w:tc>
        <w:tc>
          <w:tcPr>
            <w:tcW w:w="3320" w:type="dxa"/>
            <w:tcBorders>
              <w:top w:val="nil"/>
              <w:left w:val="nil"/>
              <w:bottom w:val="nil"/>
              <w:right w:val="nil"/>
            </w:tcBorders>
            <w:tcMar>
              <w:top w:w="100" w:type="dxa"/>
              <w:left w:w="100" w:type="dxa"/>
              <w:bottom w:w="100" w:type="dxa"/>
              <w:right w:w="100" w:type="dxa"/>
            </w:tcMar>
          </w:tcPr>
          <w:p w14:paraId="11A66966" w14:textId="77777777" w:rsidR="00885E03" w:rsidRDefault="006E7A58">
            <w:pPr>
              <w:ind w:firstLine="0"/>
              <w:jc w:val="center"/>
            </w:pPr>
            <w:r>
              <w:rPr>
                <w:b/>
                <w:bCs/>
              </w:rPr>
              <w:t>JPEG-aware</w:t>
            </w:r>
          </w:p>
        </w:tc>
      </w:tr>
      <w:tr w:rsidR="00885E03" w14:paraId="4A7FCD6B" w14:textId="77777777">
        <w:trPr>
          <w:trHeight w:val="515"/>
        </w:trPr>
        <w:tc>
          <w:tcPr>
            <w:tcW w:w="3095" w:type="dxa"/>
            <w:tcBorders>
              <w:top w:val="nil"/>
              <w:left w:val="nil"/>
              <w:bottom w:val="nil"/>
              <w:right w:val="nil"/>
            </w:tcBorders>
            <w:tcMar>
              <w:top w:w="100" w:type="dxa"/>
              <w:left w:w="100" w:type="dxa"/>
              <w:bottom w:w="100" w:type="dxa"/>
              <w:right w:w="100" w:type="dxa"/>
            </w:tcMar>
          </w:tcPr>
          <w:p w14:paraId="2D08EBBD" w14:textId="77777777" w:rsidR="00885E03" w:rsidRDefault="006E7A58">
            <w:pPr>
              <w:ind w:firstLine="0"/>
            </w:pPr>
            <w:r>
              <w:t>Protective loss</w:t>
            </w:r>
          </w:p>
        </w:tc>
        <w:tc>
          <w:tcPr>
            <w:tcW w:w="1310" w:type="dxa"/>
            <w:tcBorders>
              <w:top w:val="nil"/>
              <w:left w:val="nil"/>
              <w:bottom w:val="nil"/>
              <w:right w:val="nil"/>
            </w:tcBorders>
            <w:tcMar>
              <w:top w:w="100" w:type="dxa"/>
              <w:left w:w="100" w:type="dxa"/>
              <w:bottom w:w="100" w:type="dxa"/>
              <w:right w:w="100" w:type="dxa"/>
            </w:tcMar>
          </w:tcPr>
          <w:p w14:paraId="4A4883EE" w14:textId="77777777" w:rsidR="00885E03" w:rsidRDefault="006E7A58">
            <w:pPr>
              <w:ind w:firstLine="0"/>
            </w:pPr>
            <w:r>
              <w:t>Có</w:t>
            </w:r>
          </w:p>
        </w:tc>
        <w:tc>
          <w:tcPr>
            <w:tcW w:w="3320" w:type="dxa"/>
            <w:tcBorders>
              <w:top w:val="nil"/>
              <w:left w:val="nil"/>
              <w:bottom w:val="nil"/>
              <w:right w:val="nil"/>
            </w:tcBorders>
            <w:tcMar>
              <w:top w:w="100" w:type="dxa"/>
              <w:left w:w="100" w:type="dxa"/>
              <w:bottom w:w="100" w:type="dxa"/>
              <w:right w:w="100" w:type="dxa"/>
            </w:tcMar>
          </w:tcPr>
          <w:p w14:paraId="5AFA2C3C" w14:textId="77777777" w:rsidR="00885E03" w:rsidRDefault="006E7A58">
            <w:pPr>
              <w:ind w:firstLine="0"/>
            </w:pPr>
            <w:r>
              <w:t>Có</w:t>
            </w:r>
          </w:p>
        </w:tc>
      </w:tr>
      <w:tr w:rsidR="00885E03" w14:paraId="4890D825" w14:textId="77777777">
        <w:trPr>
          <w:trHeight w:val="515"/>
        </w:trPr>
        <w:tc>
          <w:tcPr>
            <w:tcW w:w="3095" w:type="dxa"/>
            <w:tcBorders>
              <w:top w:val="nil"/>
              <w:left w:val="nil"/>
              <w:bottom w:val="nil"/>
              <w:right w:val="nil"/>
            </w:tcBorders>
            <w:tcMar>
              <w:top w:w="100" w:type="dxa"/>
              <w:left w:w="100" w:type="dxa"/>
              <w:bottom w:w="100" w:type="dxa"/>
              <w:right w:w="100" w:type="dxa"/>
            </w:tcMar>
          </w:tcPr>
          <w:p w14:paraId="23F8509F" w14:textId="77777777" w:rsidR="00885E03" w:rsidRDefault="006E7A58">
            <w:pPr>
              <w:ind w:firstLine="0"/>
            </w:pPr>
            <w:r>
              <w:t>Giới hạn perturbation</w:t>
            </w:r>
          </w:p>
        </w:tc>
        <w:tc>
          <w:tcPr>
            <w:tcW w:w="1310" w:type="dxa"/>
            <w:tcBorders>
              <w:top w:val="nil"/>
              <w:left w:val="nil"/>
              <w:bottom w:val="nil"/>
              <w:right w:val="nil"/>
            </w:tcBorders>
            <w:tcMar>
              <w:top w:w="100" w:type="dxa"/>
              <w:left w:w="100" w:type="dxa"/>
              <w:bottom w:w="100" w:type="dxa"/>
              <w:right w:w="100" w:type="dxa"/>
            </w:tcMar>
          </w:tcPr>
          <w:p w14:paraId="0839B9EF" w14:textId="77777777" w:rsidR="00885E03" w:rsidRDefault="006E7A58">
            <w:pPr>
              <w:ind w:firstLine="0"/>
            </w:pPr>
            <w:r>
              <w:t>Có</w:t>
            </w:r>
          </w:p>
        </w:tc>
        <w:tc>
          <w:tcPr>
            <w:tcW w:w="3320" w:type="dxa"/>
            <w:tcBorders>
              <w:top w:val="nil"/>
              <w:left w:val="nil"/>
              <w:bottom w:val="nil"/>
              <w:right w:val="nil"/>
            </w:tcBorders>
            <w:tcMar>
              <w:top w:w="100" w:type="dxa"/>
              <w:left w:w="100" w:type="dxa"/>
              <w:bottom w:w="100" w:type="dxa"/>
              <w:right w:w="100" w:type="dxa"/>
            </w:tcMar>
          </w:tcPr>
          <w:p w14:paraId="299EB4F5" w14:textId="77777777" w:rsidR="00885E03" w:rsidRDefault="006E7A58">
            <w:pPr>
              <w:ind w:firstLine="0"/>
            </w:pPr>
            <w:r>
              <w:t>Có</w:t>
            </w:r>
          </w:p>
        </w:tc>
      </w:tr>
      <w:tr w:rsidR="00885E03" w14:paraId="0D92A476" w14:textId="77777777">
        <w:trPr>
          <w:trHeight w:val="515"/>
        </w:trPr>
        <w:tc>
          <w:tcPr>
            <w:tcW w:w="3095" w:type="dxa"/>
            <w:tcBorders>
              <w:top w:val="nil"/>
              <w:left w:val="nil"/>
              <w:bottom w:val="nil"/>
              <w:right w:val="nil"/>
            </w:tcBorders>
            <w:tcMar>
              <w:top w:w="100" w:type="dxa"/>
              <w:left w:w="100" w:type="dxa"/>
              <w:bottom w:w="100" w:type="dxa"/>
              <w:right w:w="100" w:type="dxa"/>
            </w:tcMar>
          </w:tcPr>
          <w:p w14:paraId="77C0E5AB" w14:textId="77777777" w:rsidR="00885E03" w:rsidRDefault="006E7A58">
            <w:pPr>
              <w:ind w:firstLine="0"/>
            </w:pPr>
            <w:r>
              <w:t>Differentiable JPEG</w:t>
            </w:r>
          </w:p>
        </w:tc>
        <w:tc>
          <w:tcPr>
            <w:tcW w:w="1310" w:type="dxa"/>
            <w:tcBorders>
              <w:top w:val="nil"/>
              <w:left w:val="nil"/>
              <w:bottom w:val="nil"/>
              <w:right w:val="nil"/>
            </w:tcBorders>
            <w:tcMar>
              <w:top w:w="100" w:type="dxa"/>
              <w:left w:w="100" w:type="dxa"/>
              <w:bottom w:w="100" w:type="dxa"/>
              <w:right w:w="100" w:type="dxa"/>
            </w:tcMar>
          </w:tcPr>
          <w:p w14:paraId="3E37D658" w14:textId="77777777" w:rsidR="00885E03" w:rsidRDefault="006E7A58">
            <w:pPr>
              <w:ind w:firstLine="0"/>
            </w:pPr>
            <w:r>
              <w:t>Không</w:t>
            </w:r>
          </w:p>
        </w:tc>
        <w:tc>
          <w:tcPr>
            <w:tcW w:w="3320" w:type="dxa"/>
            <w:tcBorders>
              <w:top w:val="nil"/>
              <w:left w:val="nil"/>
              <w:bottom w:val="nil"/>
              <w:right w:val="nil"/>
            </w:tcBorders>
            <w:tcMar>
              <w:top w:w="100" w:type="dxa"/>
              <w:left w:w="100" w:type="dxa"/>
              <w:bottom w:w="100" w:type="dxa"/>
              <w:right w:w="100" w:type="dxa"/>
            </w:tcMar>
          </w:tcPr>
          <w:p w14:paraId="7F26C64E" w14:textId="77777777" w:rsidR="00885E03" w:rsidRDefault="006E7A58">
            <w:pPr>
              <w:ind w:firstLine="0"/>
            </w:pPr>
            <w:r>
              <w:t>Có</w:t>
            </w:r>
          </w:p>
        </w:tc>
      </w:tr>
      <w:tr w:rsidR="00885E03" w14:paraId="4B4C59EB" w14:textId="77777777">
        <w:trPr>
          <w:trHeight w:val="515"/>
        </w:trPr>
        <w:tc>
          <w:tcPr>
            <w:tcW w:w="3095" w:type="dxa"/>
            <w:tcBorders>
              <w:top w:val="nil"/>
              <w:left w:val="nil"/>
              <w:bottom w:val="nil"/>
              <w:right w:val="nil"/>
            </w:tcBorders>
            <w:tcMar>
              <w:top w:w="100" w:type="dxa"/>
              <w:left w:w="100" w:type="dxa"/>
              <w:bottom w:w="100" w:type="dxa"/>
              <w:right w:w="100" w:type="dxa"/>
            </w:tcMar>
          </w:tcPr>
          <w:p w14:paraId="4DBBFBBD" w14:textId="77777777" w:rsidR="00885E03" w:rsidRDefault="006E7A58">
            <w:pPr>
              <w:ind w:firstLine="0"/>
            </w:pPr>
            <w:r>
              <w:t>Nhiều mức JPEG trong tối ưu</w:t>
            </w:r>
          </w:p>
        </w:tc>
        <w:tc>
          <w:tcPr>
            <w:tcW w:w="1310" w:type="dxa"/>
            <w:tcBorders>
              <w:top w:val="nil"/>
              <w:left w:val="nil"/>
              <w:bottom w:val="nil"/>
              <w:right w:val="nil"/>
            </w:tcBorders>
            <w:tcMar>
              <w:top w:w="100" w:type="dxa"/>
              <w:left w:w="100" w:type="dxa"/>
              <w:bottom w:w="100" w:type="dxa"/>
              <w:right w:w="100" w:type="dxa"/>
            </w:tcMar>
          </w:tcPr>
          <w:p w14:paraId="3FB55654" w14:textId="77777777" w:rsidR="00885E03" w:rsidRDefault="006E7A58">
            <w:pPr>
              <w:ind w:firstLine="0"/>
            </w:pPr>
            <w:r>
              <w:t>Không</w:t>
            </w:r>
          </w:p>
        </w:tc>
        <w:tc>
          <w:tcPr>
            <w:tcW w:w="3320" w:type="dxa"/>
            <w:tcBorders>
              <w:top w:val="nil"/>
              <w:left w:val="nil"/>
              <w:bottom w:val="nil"/>
              <w:right w:val="nil"/>
            </w:tcBorders>
            <w:tcMar>
              <w:top w:w="100" w:type="dxa"/>
              <w:left w:w="100" w:type="dxa"/>
              <w:bottom w:w="100" w:type="dxa"/>
              <w:right w:w="100" w:type="dxa"/>
            </w:tcMar>
          </w:tcPr>
          <w:p w14:paraId="2ABDB819" w14:textId="77777777" w:rsidR="00885E03" w:rsidRDefault="006E7A58">
            <w:pPr>
              <w:ind w:firstLine="0"/>
            </w:pPr>
            <w:r>
              <w:t>Có</w:t>
            </w:r>
          </w:p>
        </w:tc>
      </w:tr>
      <w:tr w:rsidR="00885E03" w14:paraId="1BC92D18" w14:textId="77777777">
        <w:trPr>
          <w:trHeight w:val="515"/>
        </w:trPr>
        <w:tc>
          <w:tcPr>
            <w:tcW w:w="3095" w:type="dxa"/>
            <w:tcBorders>
              <w:top w:val="nil"/>
              <w:left w:val="nil"/>
              <w:bottom w:val="nil"/>
              <w:right w:val="nil"/>
            </w:tcBorders>
            <w:tcMar>
              <w:top w:w="100" w:type="dxa"/>
              <w:left w:w="100" w:type="dxa"/>
              <w:bottom w:w="100" w:type="dxa"/>
              <w:right w:w="100" w:type="dxa"/>
            </w:tcMar>
          </w:tcPr>
          <w:p w14:paraId="4B22671C" w14:textId="77777777" w:rsidR="00885E03" w:rsidRDefault="006E7A58">
            <w:pPr>
              <w:ind w:firstLine="0"/>
            </w:pPr>
            <w:r>
              <w:t>JPEG thực khi đánh giá</w:t>
            </w:r>
          </w:p>
        </w:tc>
        <w:tc>
          <w:tcPr>
            <w:tcW w:w="1310" w:type="dxa"/>
            <w:tcBorders>
              <w:top w:val="nil"/>
              <w:left w:val="nil"/>
              <w:bottom w:val="nil"/>
              <w:right w:val="nil"/>
            </w:tcBorders>
            <w:tcMar>
              <w:top w:w="100" w:type="dxa"/>
              <w:left w:w="100" w:type="dxa"/>
              <w:bottom w:w="100" w:type="dxa"/>
              <w:right w:w="100" w:type="dxa"/>
            </w:tcMar>
          </w:tcPr>
          <w:p w14:paraId="01DA75BE" w14:textId="77777777" w:rsidR="00885E03" w:rsidRDefault="006E7A58">
            <w:pPr>
              <w:ind w:firstLine="0"/>
            </w:pPr>
            <w:r>
              <w:t>Có</w:t>
            </w:r>
          </w:p>
        </w:tc>
        <w:tc>
          <w:tcPr>
            <w:tcW w:w="3320" w:type="dxa"/>
            <w:tcBorders>
              <w:top w:val="nil"/>
              <w:left w:val="nil"/>
              <w:bottom w:val="nil"/>
              <w:right w:val="nil"/>
            </w:tcBorders>
            <w:tcMar>
              <w:top w:w="100" w:type="dxa"/>
              <w:left w:w="100" w:type="dxa"/>
              <w:bottom w:w="100" w:type="dxa"/>
              <w:right w:w="100" w:type="dxa"/>
            </w:tcMar>
          </w:tcPr>
          <w:p w14:paraId="34E3A1F6" w14:textId="77777777" w:rsidR="00885E03" w:rsidRDefault="006E7A58">
            <w:pPr>
              <w:ind w:firstLine="0"/>
            </w:pPr>
            <w:r>
              <w:t>Có</w:t>
            </w:r>
          </w:p>
        </w:tc>
      </w:tr>
      <w:tr w:rsidR="00885E03" w14:paraId="5B8D8329" w14:textId="77777777">
        <w:trPr>
          <w:trHeight w:val="515"/>
        </w:trPr>
        <w:tc>
          <w:tcPr>
            <w:tcW w:w="3095" w:type="dxa"/>
            <w:tcBorders>
              <w:top w:val="nil"/>
              <w:left w:val="nil"/>
              <w:bottom w:val="nil"/>
              <w:right w:val="nil"/>
            </w:tcBorders>
            <w:tcMar>
              <w:top w:w="100" w:type="dxa"/>
              <w:left w:w="100" w:type="dxa"/>
              <w:bottom w:w="100" w:type="dxa"/>
              <w:right w:w="100" w:type="dxa"/>
            </w:tcMar>
          </w:tcPr>
          <w:p w14:paraId="0FD3AA38" w14:textId="77777777" w:rsidR="00885E03" w:rsidRDefault="006E7A58">
            <w:pPr>
              <w:ind w:firstLine="0"/>
            </w:pPr>
            <w:r>
              <w:t>Mục tiêu</w:t>
            </w:r>
          </w:p>
        </w:tc>
        <w:tc>
          <w:tcPr>
            <w:tcW w:w="1310" w:type="dxa"/>
            <w:tcBorders>
              <w:top w:val="nil"/>
              <w:left w:val="nil"/>
              <w:bottom w:val="nil"/>
              <w:right w:val="nil"/>
            </w:tcBorders>
            <w:tcMar>
              <w:top w:w="100" w:type="dxa"/>
              <w:left w:w="100" w:type="dxa"/>
              <w:bottom w:w="100" w:type="dxa"/>
              <w:right w:w="100" w:type="dxa"/>
            </w:tcMar>
          </w:tcPr>
          <w:p w14:paraId="4635D82C" w14:textId="77777777" w:rsidR="00885E03" w:rsidRDefault="006E7A58">
            <w:pPr>
              <w:ind w:firstLine="0"/>
            </w:pPr>
            <w:r>
              <w:t>Bảo vệ ảnh</w:t>
            </w:r>
          </w:p>
        </w:tc>
        <w:tc>
          <w:tcPr>
            <w:tcW w:w="3320" w:type="dxa"/>
            <w:tcBorders>
              <w:top w:val="nil"/>
              <w:left w:val="nil"/>
              <w:bottom w:val="nil"/>
              <w:right w:val="nil"/>
            </w:tcBorders>
            <w:tcMar>
              <w:top w:w="100" w:type="dxa"/>
              <w:left w:w="100" w:type="dxa"/>
              <w:bottom w:w="100" w:type="dxa"/>
              <w:right w:w="100" w:type="dxa"/>
            </w:tcMar>
          </w:tcPr>
          <w:p w14:paraId="1AB2E1CF" w14:textId="77777777" w:rsidR="00885E03" w:rsidRDefault="006E7A58">
            <w:pPr>
              <w:ind w:firstLine="0"/>
            </w:pPr>
            <w:r>
              <w:t>Bảo vệ ảnh bền hơn trước JPEG</w:t>
            </w:r>
          </w:p>
        </w:tc>
      </w:tr>
    </w:tbl>
    <w:p w14:paraId="5EEDA83D" w14:textId="77777777" w:rsidR="00885E03" w:rsidRDefault="006E7A58">
      <w:pPr>
        <w:spacing w:before="240"/>
        <w:ind w:firstLine="0"/>
      </w:pPr>
      <w:r>
        <w:t>Điểm khác biệt cốt lõi của phương pháp đề xuất là việc đưa ảnh hưởng của JPEG vào quá trình tạo perturbation thay vì chỉ kiểm tra perturbation sau khi quá trình tối ưu đã hoàn tất.</w:t>
      </w:r>
    </w:p>
    <w:p w14:paraId="5E5C1F06" w14:textId="77777777" w:rsidR="00885E03" w:rsidRDefault="006E7A58">
      <w:pPr>
        <w:pStyle w:val="Heading2"/>
        <w:keepNext w:val="0"/>
        <w:keepLines w:val="0"/>
        <w:spacing w:before="360" w:after="80"/>
        <w:jc w:val="left"/>
        <w:rPr>
          <w:sz w:val="34"/>
          <w:szCs w:val="34"/>
        </w:rPr>
      </w:pPr>
      <w:bookmarkStart w:id="125" w:name="_z735yjqvryhf" w:colFirst="0" w:colLast="0"/>
      <w:bookmarkStart w:id="126" w:name="_Toc240633622"/>
      <w:bookmarkEnd w:id="125"/>
      <w:r>
        <w:rPr>
          <w:sz w:val="34"/>
          <w:szCs w:val="34"/>
        </w:rPr>
        <w:t>2.6. Triển khai hệ thống</w:t>
      </w:r>
      <w:bookmarkEnd w:id="126"/>
    </w:p>
    <w:p w14:paraId="0F1F147B" w14:textId="77777777" w:rsidR="00885E03" w:rsidRDefault="006E7A58">
      <w:pPr>
        <w:pStyle w:val="Heading3"/>
        <w:keepNext w:val="0"/>
        <w:keepLines w:val="0"/>
        <w:spacing w:before="280"/>
        <w:ind w:firstLine="0"/>
        <w:jc w:val="left"/>
        <w:rPr>
          <w:sz w:val="26"/>
          <w:szCs w:val="26"/>
        </w:rPr>
      </w:pPr>
      <w:bookmarkStart w:id="127" w:name="_bgqh9b6gb3v8" w:colFirst="0" w:colLast="0"/>
      <w:bookmarkStart w:id="128" w:name="_Toc240633623"/>
      <w:bookmarkEnd w:id="127"/>
      <w:r>
        <w:rPr>
          <w:sz w:val="26"/>
          <w:szCs w:val="26"/>
        </w:rPr>
        <w:t>2.6.1. Môi trường triển khai</w:t>
      </w:r>
      <w:bookmarkEnd w:id="128"/>
    </w:p>
    <w:p w14:paraId="36616A5B" w14:textId="77777777" w:rsidR="00885E03" w:rsidRDefault="006E7A58">
      <w:pPr>
        <w:spacing w:before="240"/>
        <w:ind w:firstLine="0"/>
      </w:pPr>
      <w:r>
        <w:t>Hệ thống được xây dựng bằng Python và thư viện PyTorch. Quá trình xử lý ảnh, tạo perturbation và fine-tuning mô hình sử dụng GPU hỗ trợ CUDA nhằm rút ngắn thời gian tính toán.</w:t>
      </w:r>
    </w:p>
    <w:p w14:paraId="5239FD53" w14:textId="77777777" w:rsidR="00885E03" w:rsidRDefault="006E7A58">
      <w:pPr>
        <w:spacing w:before="240"/>
        <w:ind w:firstLine="0"/>
      </w:pPr>
      <w:r>
        <w:t>Các thành phần phần mềm chính gồm:</w:t>
      </w:r>
    </w:p>
    <w:tbl>
      <w:tblPr>
        <w:tblW w:w="497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720"/>
        <w:gridCol w:w="2255"/>
      </w:tblGrid>
      <w:tr w:rsidR="00885E03" w14:paraId="5AC251D5" w14:textId="77777777">
        <w:trPr>
          <w:trHeight w:val="515"/>
        </w:trPr>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831F2" w14:textId="77777777" w:rsidR="00885E03" w:rsidRDefault="006E7A58">
            <w:pPr>
              <w:ind w:firstLine="0"/>
              <w:jc w:val="center"/>
            </w:pPr>
            <w:r>
              <w:rPr>
                <w:b/>
                <w:bCs/>
              </w:rPr>
              <w:lastRenderedPageBreak/>
              <w:t>Thành phần</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0CDC1" w14:textId="77777777" w:rsidR="00885E03" w:rsidRDefault="006E7A58">
            <w:pPr>
              <w:ind w:firstLine="0"/>
              <w:jc w:val="center"/>
            </w:pPr>
            <w:r>
              <w:rPr>
                <w:b/>
                <w:bCs/>
              </w:rPr>
              <w:t>Công nghệ</w:t>
            </w:r>
          </w:p>
        </w:tc>
      </w:tr>
      <w:tr w:rsidR="00885E03" w14:paraId="6F620989" w14:textId="77777777">
        <w:trPr>
          <w:trHeight w:val="515"/>
        </w:trPr>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A47B8" w14:textId="77777777" w:rsidR="00885E03" w:rsidRDefault="006E7A58">
            <w:pPr>
              <w:ind w:firstLine="0"/>
            </w:pPr>
            <w:r>
              <w:t>Ngôn ngữ lập trình</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E5AE6" w14:textId="77777777" w:rsidR="00885E03" w:rsidRDefault="006E7A58">
            <w:pPr>
              <w:ind w:firstLine="0"/>
            </w:pPr>
            <w:r>
              <w:t>Python</w:t>
            </w:r>
          </w:p>
        </w:tc>
      </w:tr>
      <w:tr w:rsidR="00885E03" w14:paraId="2C6EE534" w14:textId="77777777">
        <w:trPr>
          <w:trHeight w:val="515"/>
        </w:trPr>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4C0C3" w14:textId="77777777" w:rsidR="00885E03" w:rsidRDefault="006E7A58">
            <w:pPr>
              <w:ind w:firstLine="0"/>
            </w:pPr>
            <w:r>
              <w:t>Framework học sâu</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33B335" w14:textId="77777777" w:rsidR="00885E03" w:rsidRDefault="006E7A58">
            <w:pPr>
              <w:ind w:firstLine="0"/>
            </w:pPr>
            <w:r>
              <w:t>PyTorch</w:t>
            </w:r>
          </w:p>
        </w:tc>
      </w:tr>
      <w:tr w:rsidR="00885E03" w14:paraId="37D2CD8E" w14:textId="77777777">
        <w:trPr>
          <w:trHeight w:val="515"/>
        </w:trPr>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BB390" w14:textId="77777777" w:rsidR="00885E03" w:rsidRDefault="006E7A58">
            <w:pPr>
              <w:ind w:firstLine="0"/>
            </w:pPr>
            <w:r>
              <w:t>Mô hình sinh ảnh</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47395" w14:textId="77777777" w:rsidR="00885E03" w:rsidRDefault="006E7A58">
            <w:pPr>
              <w:ind w:firstLine="0"/>
            </w:pPr>
            <w:r>
              <w:t>Stable Diffusion</w:t>
            </w:r>
          </w:p>
        </w:tc>
      </w:tr>
      <w:tr w:rsidR="00885E03" w14:paraId="7E48F9C9" w14:textId="77777777">
        <w:trPr>
          <w:trHeight w:val="515"/>
        </w:trPr>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4A3CB" w14:textId="77777777" w:rsidR="00885E03" w:rsidRDefault="006E7A58">
            <w:pPr>
              <w:ind w:firstLine="0"/>
            </w:pPr>
            <w:r>
              <w:t>Phương pháp cá nhân hóa</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C691A" w14:textId="77777777" w:rsidR="00885E03" w:rsidRDefault="006E7A58">
            <w:pPr>
              <w:ind w:firstLine="0"/>
            </w:pPr>
            <w:r>
              <w:t>DreamBooth</w:t>
            </w:r>
          </w:p>
        </w:tc>
      </w:tr>
      <w:tr w:rsidR="00885E03" w14:paraId="633B56DF" w14:textId="77777777">
        <w:trPr>
          <w:trHeight w:val="515"/>
        </w:trPr>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39139" w14:textId="77777777" w:rsidR="00885E03" w:rsidRDefault="006E7A58">
            <w:pPr>
              <w:ind w:firstLine="0"/>
            </w:pPr>
            <w:r>
              <w:t>Xử lý ảnh</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725A1" w14:textId="77777777" w:rsidR="00885E03" w:rsidRDefault="006E7A58">
            <w:pPr>
              <w:ind w:firstLine="0"/>
            </w:pPr>
            <w:r>
              <w:t>Pillow, OpenCV</w:t>
            </w:r>
          </w:p>
        </w:tc>
      </w:tr>
      <w:tr w:rsidR="00885E03" w14:paraId="140A6CE3" w14:textId="77777777">
        <w:trPr>
          <w:trHeight w:val="515"/>
        </w:trPr>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08A7E" w14:textId="77777777" w:rsidR="00885E03" w:rsidRDefault="006E7A58">
            <w:pPr>
              <w:ind w:firstLine="0"/>
            </w:pPr>
            <w:r>
              <w:t>Mô phỏng JPEG</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DE9AD" w14:textId="77777777" w:rsidR="00885E03" w:rsidRDefault="006E7A58">
            <w:pPr>
              <w:ind w:firstLine="0"/>
            </w:pPr>
            <w:r>
              <w:t>Differentiable JPEG</w:t>
            </w:r>
          </w:p>
        </w:tc>
      </w:tr>
      <w:tr w:rsidR="00885E03" w14:paraId="1557D95C" w14:textId="77777777">
        <w:trPr>
          <w:trHeight w:val="515"/>
        </w:trPr>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00E8A" w14:textId="77777777" w:rsidR="00885E03" w:rsidRDefault="006E7A58">
            <w:pPr>
              <w:ind w:firstLine="0"/>
            </w:pPr>
            <w:r>
              <w:t>Đánh giá chất lượng</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AA84F" w14:textId="77777777" w:rsidR="00885E03" w:rsidRDefault="006E7A58">
            <w:pPr>
              <w:ind w:firstLine="0"/>
            </w:pPr>
            <w:r>
              <w:t>PSNR, SSIM, LPIPS</w:t>
            </w:r>
          </w:p>
        </w:tc>
      </w:tr>
      <w:tr w:rsidR="00885E03" w14:paraId="6DA548FF" w14:textId="77777777">
        <w:trPr>
          <w:trHeight w:val="515"/>
        </w:trPr>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A5F3C" w14:textId="77777777" w:rsidR="00885E03" w:rsidRDefault="006E7A58">
            <w:pPr>
              <w:ind w:firstLine="0"/>
            </w:pPr>
            <w:r>
              <w:t>Tăng tốc tính toán</w:t>
            </w:r>
          </w:p>
        </w:tc>
        <w:tc>
          <w:tcPr>
            <w:tcW w:w="2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45F34" w14:textId="77777777" w:rsidR="00885E03" w:rsidRDefault="006E7A58">
            <w:pPr>
              <w:ind w:firstLine="0"/>
            </w:pPr>
            <w:r>
              <w:t>CUDA</w:t>
            </w:r>
          </w:p>
        </w:tc>
      </w:tr>
    </w:tbl>
    <w:p w14:paraId="78EE492E" w14:textId="77777777" w:rsidR="00885E03" w:rsidRDefault="006E7A58">
      <w:pPr>
        <w:spacing w:before="240"/>
        <w:ind w:firstLine="0"/>
      </w:pPr>
      <w:r>
        <w:t>Cấu hình phần cứng bao gồm CPU, RAM, GPU và dung lượng lưu trữ được lựa chọn phù hợp với yêu cầu của mô hình và quy mô thực nghiệm.</w:t>
      </w:r>
    </w:p>
    <w:p w14:paraId="687A754D" w14:textId="77777777" w:rsidR="00885E03" w:rsidRDefault="006E7A58">
      <w:pPr>
        <w:pStyle w:val="Heading3"/>
        <w:keepNext w:val="0"/>
        <w:keepLines w:val="0"/>
        <w:spacing w:before="280"/>
        <w:ind w:firstLine="0"/>
        <w:jc w:val="left"/>
        <w:rPr>
          <w:sz w:val="26"/>
          <w:szCs w:val="26"/>
        </w:rPr>
      </w:pPr>
      <w:bookmarkStart w:id="129" w:name="_l8una8qz5as9" w:colFirst="0" w:colLast="0"/>
      <w:bookmarkStart w:id="130" w:name="_Toc240633624"/>
      <w:bookmarkEnd w:id="129"/>
      <w:r>
        <w:rPr>
          <w:sz w:val="26"/>
          <w:szCs w:val="26"/>
        </w:rPr>
        <w:t>2.6.2. Triển khai mô-đun tiền xử lý</w:t>
      </w:r>
      <w:bookmarkEnd w:id="130"/>
    </w:p>
    <w:p w14:paraId="3CF2F419" w14:textId="77777777" w:rsidR="00885E03" w:rsidRDefault="006E7A58">
      <w:pPr>
        <w:spacing w:before="240"/>
        <w:ind w:firstLine="0"/>
      </w:pPr>
      <w:r>
        <w:t>Mô-đun tiền xử lý thực hiện các chức năng:</w:t>
      </w:r>
    </w:p>
    <w:p w14:paraId="4F8B36DA" w14:textId="77777777" w:rsidR="00885E03" w:rsidRDefault="006E7A58">
      <w:pPr>
        <w:numPr>
          <w:ilvl w:val="0"/>
          <w:numId w:val="12"/>
        </w:numPr>
        <w:spacing w:before="240" w:after="0"/>
      </w:pPr>
      <w:r>
        <w:t>đọc ảnh đầu vào;</w:t>
      </w:r>
    </w:p>
    <w:p w14:paraId="2AC425E2" w14:textId="77777777" w:rsidR="00885E03" w:rsidRDefault="006E7A58">
      <w:pPr>
        <w:numPr>
          <w:ilvl w:val="0"/>
          <w:numId w:val="12"/>
        </w:numPr>
        <w:spacing w:after="0"/>
      </w:pPr>
      <w:r>
        <w:t>kiểm tra định dạng;</w:t>
      </w:r>
    </w:p>
    <w:p w14:paraId="41EE1D07" w14:textId="77777777" w:rsidR="00885E03" w:rsidRDefault="006E7A58">
      <w:pPr>
        <w:numPr>
          <w:ilvl w:val="0"/>
          <w:numId w:val="12"/>
        </w:numPr>
        <w:spacing w:after="0"/>
      </w:pPr>
      <w:r>
        <w:t>chuyển đổi sang RGB;</w:t>
      </w:r>
    </w:p>
    <w:p w14:paraId="66DC6BC9" w14:textId="77777777" w:rsidR="00885E03" w:rsidRDefault="006E7A58">
      <w:pPr>
        <w:numPr>
          <w:ilvl w:val="0"/>
          <w:numId w:val="12"/>
        </w:numPr>
        <w:spacing w:after="0"/>
      </w:pPr>
      <w:r>
        <w:t>thay đổi kích thước;</w:t>
      </w:r>
    </w:p>
    <w:p w14:paraId="311FDA7B" w14:textId="77777777" w:rsidR="00885E03" w:rsidRDefault="006E7A58">
      <w:pPr>
        <w:numPr>
          <w:ilvl w:val="0"/>
          <w:numId w:val="12"/>
        </w:numPr>
        <w:spacing w:after="0"/>
      </w:pPr>
      <w:r>
        <w:t>chuẩn hóa giá trị điểm ảnh;</w:t>
      </w:r>
    </w:p>
    <w:p w14:paraId="2E0D8012" w14:textId="77777777" w:rsidR="00885E03" w:rsidRDefault="006E7A58">
      <w:pPr>
        <w:numPr>
          <w:ilvl w:val="0"/>
          <w:numId w:val="12"/>
        </w:numPr>
      </w:pPr>
      <w:r>
        <w:t>lưu dữ liệu theo cấu trúc thống nhất.</w:t>
      </w:r>
    </w:p>
    <w:p w14:paraId="56F6EEC8" w14:textId="77777777" w:rsidR="00885E03" w:rsidRDefault="006E7A58">
      <w:pPr>
        <w:spacing w:before="240"/>
        <w:ind w:firstLine="0"/>
      </w:pPr>
      <w:r>
        <w:t>Dữ liệu sau tiền xử lý được sử dụng chung cho baseline và JPEG-aware nhằm bảo đảm tính nhất quán.</w:t>
      </w:r>
    </w:p>
    <w:p w14:paraId="5A3349FE" w14:textId="77777777" w:rsidR="00885E03" w:rsidRDefault="006E7A58">
      <w:pPr>
        <w:pStyle w:val="Heading3"/>
        <w:keepNext w:val="0"/>
        <w:keepLines w:val="0"/>
        <w:spacing w:before="280"/>
        <w:ind w:firstLine="0"/>
        <w:jc w:val="left"/>
        <w:rPr>
          <w:sz w:val="26"/>
          <w:szCs w:val="26"/>
        </w:rPr>
      </w:pPr>
      <w:bookmarkStart w:id="131" w:name="_2bkb012dd5ct" w:colFirst="0" w:colLast="0"/>
      <w:bookmarkStart w:id="132" w:name="_Toc240633625"/>
      <w:bookmarkEnd w:id="131"/>
      <w:r>
        <w:rPr>
          <w:sz w:val="26"/>
          <w:szCs w:val="26"/>
        </w:rPr>
        <w:lastRenderedPageBreak/>
        <w:t>2.6.3. Triển khai mô-đun tạo Protective Perturbation</w:t>
      </w:r>
      <w:bookmarkEnd w:id="132"/>
    </w:p>
    <w:p w14:paraId="7CAA7F38" w14:textId="77777777" w:rsidR="00885E03" w:rsidRDefault="006E7A58">
      <w:pPr>
        <w:spacing w:before="240"/>
        <w:ind w:firstLine="0"/>
      </w:pPr>
      <w:r>
        <w:t>Mô-đun tạo perturbation có hai chế độ.</w:t>
      </w:r>
    </w:p>
    <w:p w14:paraId="33DF8167" w14:textId="77777777" w:rsidR="00885E03" w:rsidRDefault="006E7A58">
      <w:pPr>
        <w:spacing w:before="240"/>
        <w:ind w:firstLine="0"/>
      </w:pPr>
      <w:r>
        <w:rPr>
          <w:b/>
          <w:bCs/>
        </w:rPr>
        <w:t>Baseline mode:</w:t>
      </w:r>
      <w:r>
        <w:t xml:space="preserve"> tạo perturbation theo phương pháp cơ sở.</w:t>
      </w:r>
    </w:p>
    <w:p w14:paraId="20742237" w14:textId="77777777" w:rsidR="00885E03" w:rsidRDefault="006E7A58">
      <w:pPr>
        <w:spacing w:before="240"/>
        <w:ind w:firstLine="0"/>
      </w:pPr>
      <w:r>
        <w:rPr>
          <w:b/>
          <w:bCs/>
        </w:rPr>
        <w:t>JPEG-aware mode:</w:t>
      </w:r>
      <w:r>
        <w:t xml:space="preserve"> bổ sung Differentiable JPEG vào vòng lặp tối ưu.</w:t>
      </w:r>
    </w:p>
    <w:p w14:paraId="22514AA2" w14:textId="77777777" w:rsidR="00885E03" w:rsidRDefault="006E7A58">
      <w:pPr>
        <w:spacing w:before="240"/>
        <w:ind w:firstLine="0"/>
      </w:pPr>
      <w:r>
        <w:t>Mỗi ảnh đầu ra được lưu kèm thông tin về phương pháp, ngân sách nhiễu và các tham số tối ưu.</w:t>
      </w:r>
    </w:p>
    <w:p w14:paraId="23A8FA9A" w14:textId="77777777" w:rsidR="00885E03" w:rsidRDefault="006E7A58">
      <w:pPr>
        <w:pStyle w:val="Heading3"/>
        <w:keepNext w:val="0"/>
        <w:keepLines w:val="0"/>
        <w:spacing w:before="280"/>
        <w:ind w:firstLine="0"/>
        <w:jc w:val="left"/>
        <w:rPr>
          <w:sz w:val="26"/>
          <w:szCs w:val="26"/>
        </w:rPr>
      </w:pPr>
      <w:bookmarkStart w:id="133" w:name="_nechocq1929v" w:colFirst="0" w:colLast="0"/>
      <w:bookmarkStart w:id="134" w:name="_Toc240633626"/>
      <w:bookmarkEnd w:id="133"/>
      <w:r>
        <w:rPr>
          <w:sz w:val="26"/>
          <w:szCs w:val="26"/>
        </w:rPr>
        <w:t>2.6.4. Triển khai mô-đun JPEG</w:t>
      </w:r>
      <w:bookmarkEnd w:id="134"/>
    </w:p>
    <w:p w14:paraId="24A29FF1" w14:textId="77777777" w:rsidR="00885E03" w:rsidRDefault="006E7A58">
      <w:pPr>
        <w:spacing w:before="240"/>
        <w:ind w:firstLine="0"/>
      </w:pPr>
      <w:r>
        <w:t>Mô-đun JPEG gồm hai thành phần.</w:t>
      </w:r>
    </w:p>
    <w:p w14:paraId="0DDEAAA9" w14:textId="77777777" w:rsidR="00885E03" w:rsidRDefault="006E7A58">
      <w:pPr>
        <w:spacing w:before="240"/>
        <w:ind w:firstLine="0"/>
      </w:pPr>
      <w:r>
        <w:rPr>
          <w:b/>
          <w:bCs/>
        </w:rPr>
        <w:t>JPEG khả vi</w:t>
      </w:r>
      <w:r>
        <w:t xml:space="preserve"> được sử dụng trong quá trình tối ưu của phương pháp JPEG-aware.</w:t>
      </w:r>
    </w:p>
    <w:p w14:paraId="3245BB29" w14:textId="77777777" w:rsidR="00885E03" w:rsidRDefault="006E7A58">
      <w:pPr>
        <w:spacing w:before="240"/>
        <w:ind w:firstLine="0"/>
      </w:pPr>
      <w:r>
        <w:rPr>
          <w:b/>
          <w:bCs/>
        </w:rPr>
        <w:t>JPEG thông thường</w:t>
      </w:r>
      <w:r>
        <w:t xml:space="preserve"> được sử dụng để tạo các phiên bản ảnh ở Q = 90, Q = 70 và Q = 50.</w:t>
      </w:r>
    </w:p>
    <w:p w14:paraId="3829DC5A" w14:textId="77777777" w:rsidR="00885E03" w:rsidRDefault="006E7A58">
      <w:pPr>
        <w:spacing w:before="240"/>
        <w:ind w:firstLine="0"/>
      </w:pPr>
      <w:r>
        <w:t>Việc tách hai thành phần giúp quá trình tối ưu và quá trình đánh giá sử dụng hai cơ chế riêng biệt, từ đó hạn chế việc kết quả phụ thuộc vào một phép xấp xỉ duy nhất.</w:t>
      </w:r>
    </w:p>
    <w:p w14:paraId="38F734F9" w14:textId="77777777" w:rsidR="00885E03" w:rsidRDefault="006E7A58">
      <w:pPr>
        <w:pStyle w:val="Heading3"/>
        <w:keepNext w:val="0"/>
        <w:keepLines w:val="0"/>
        <w:spacing w:before="280"/>
        <w:ind w:firstLine="0"/>
        <w:jc w:val="left"/>
        <w:rPr>
          <w:sz w:val="26"/>
          <w:szCs w:val="26"/>
        </w:rPr>
      </w:pPr>
      <w:bookmarkStart w:id="135" w:name="_7df9p2qjzp98" w:colFirst="0" w:colLast="0"/>
      <w:bookmarkStart w:id="136" w:name="_Toc240633627"/>
      <w:bookmarkEnd w:id="135"/>
      <w:r>
        <w:rPr>
          <w:sz w:val="26"/>
          <w:szCs w:val="26"/>
        </w:rPr>
        <w:t>2.6.5. Triển khai mô-đun DreamBooth</w:t>
      </w:r>
      <w:bookmarkEnd w:id="136"/>
    </w:p>
    <w:p w14:paraId="7EB80AD9" w14:textId="77777777" w:rsidR="00885E03" w:rsidRDefault="006E7A58">
      <w:pPr>
        <w:spacing w:before="240"/>
        <w:ind w:firstLine="0"/>
      </w:pPr>
      <w:r>
        <w:t>Mô-đun DreamBooth được sử dụng để mô phỏng tình huống bên thứ ba sử dụng ảnh thu thập được để cá nhân hóa mô hình.</w:t>
      </w:r>
    </w:p>
    <w:p w14:paraId="7585113A" w14:textId="77777777" w:rsidR="00885E03" w:rsidRDefault="006E7A58">
      <w:pPr>
        <w:spacing w:before="240"/>
        <w:ind w:firstLine="0"/>
      </w:pPr>
      <w:r>
        <w:t>Đối với mỗi nhóm dữ liệu, mô hình được fine-tune với cùng các điều kiện gồm:</w:t>
      </w:r>
    </w:p>
    <w:p w14:paraId="0CF2DB94" w14:textId="77777777" w:rsidR="00885E03" w:rsidRDefault="006E7A58">
      <w:pPr>
        <w:numPr>
          <w:ilvl w:val="0"/>
          <w:numId w:val="7"/>
        </w:numPr>
        <w:spacing w:before="240" w:after="0"/>
      </w:pPr>
      <w:r>
        <w:t>mô hình khởi tạo;</w:t>
      </w:r>
    </w:p>
    <w:p w14:paraId="5BDE79D5" w14:textId="77777777" w:rsidR="00885E03" w:rsidRDefault="006E7A58">
      <w:pPr>
        <w:numPr>
          <w:ilvl w:val="0"/>
          <w:numId w:val="7"/>
        </w:numPr>
        <w:spacing w:after="0"/>
      </w:pPr>
      <w:r>
        <w:t>số lượng ảnh;</w:t>
      </w:r>
    </w:p>
    <w:p w14:paraId="00F4BBA5" w14:textId="77777777" w:rsidR="00885E03" w:rsidRDefault="006E7A58">
      <w:pPr>
        <w:numPr>
          <w:ilvl w:val="0"/>
          <w:numId w:val="7"/>
        </w:numPr>
        <w:spacing w:after="0"/>
      </w:pPr>
      <w:r>
        <w:t>prompt;</w:t>
      </w:r>
    </w:p>
    <w:p w14:paraId="47CF658F" w14:textId="77777777" w:rsidR="00885E03" w:rsidRDefault="006E7A58">
      <w:pPr>
        <w:numPr>
          <w:ilvl w:val="0"/>
          <w:numId w:val="7"/>
        </w:numPr>
        <w:spacing w:after="0"/>
      </w:pPr>
      <w:r>
        <w:t>số bước fine-tuning;</w:t>
      </w:r>
    </w:p>
    <w:p w14:paraId="7A77F6C3" w14:textId="77777777" w:rsidR="00885E03" w:rsidRDefault="006E7A58">
      <w:pPr>
        <w:numPr>
          <w:ilvl w:val="0"/>
          <w:numId w:val="7"/>
        </w:numPr>
        <w:spacing w:after="0"/>
      </w:pPr>
      <w:r>
        <w:t>learning rate;</w:t>
      </w:r>
    </w:p>
    <w:p w14:paraId="67429E02" w14:textId="77777777" w:rsidR="00885E03" w:rsidRDefault="006E7A58">
      <w:pPr>
        <w:numPr>
          <w:ilvl w:val="0"/>
          <w:numId w:val="7"/>
        </w:numPr>
        <w:spacing w:after="0"/>
      </w:pPr>
      <w:r>
        <w:t>seed;</w:t>
      </w:r>
    </w:p>
    <w:p w14:paraId="01B4A6A5" w14:textId="77777777" w:rsidR="00885E03" w:rsidRDefault="006E7A58">
      <w:pPr>
        <w:numPr>
          <w:ilvl w:val="0"/>
          <w:numId w:val="7"/>
        </w:numPr>
      </w:pPr>
      <w:r>
        <w:t>các tham số sinh ảnh.</w:t>
      </w:r>
    </w:p>
    <w:p w14:paraId="0A69BB59" w14:textId="77777777" w:rsidR="00885E03" w:rsidRDefault="006E7A58">
      <w:pPr>
        <w:spacing w:before="240"/>
        <w:ind w:firstLine="0"/>
      </w:pPr>
      <w:r>
        <w:t>Việc giữ nhất quán các điều kiện trên giúp bảo đảm sự khác biệt về kết quả chủ yếu xuất phát từ phương pháp bảo vệ và mức JPEG.</w:t>
      </w:r>
    </w:p>
    <w:p w14:paraId="1544E9AD" w14:textId="77777777" w:rsidR="00885E03" w:rsidRDefault="006E7A58">
      <w:pPr>
        <w:pStyle w:val="Heading3"/>
        <w:keepNext w:val="0"/>
        <w:keepLines w:val="0"/>
        <w:spacing w:before="280"/>
        <w:ind w:firstLine="0"/>
        <w:jc w:val="left"/>
        <w:rPr>
          <w:sz w:val="26"/>
          <w:szCs w:val="26"/>
        </w:rPr>
      </w:pPr>
      <w:bookmarkStart w:id="137" w:name="_ur2odf39l9r4" w:colFirst="0" w:colLast="0"/>
      <w:bookmarkStart w:id="138" w:name="_Toc240633628"/>
      <w:bookmarkEnd w:id="137"/>
      <w:r>
        <w:rPr>
          <w:sz w:val="26"/>
          <w:szCs w:val="26"/>
        </w:rPr>
        <w:t>2.6.6. Triển khai mô-đun đánh giá</w:t>
      </w:r>
      <w:bookmarkEnd w:id="138"/>
    </w:p>
    <w:p w14:paraId="0FC55FFE" w14:textId="77777777" w:rsidR="00885E03" w:rsidRDefault="006E7A58">
      <w:pPr>
        <w:spacing w:before="240"/>
        <w:ind w:firstLine="0"/>
      </w:pPr>
      <w:r>
        <w:t>Mô-đun đánh giá gồm hai nhóm chức năng.</w:t>
      </w:r>
    </w:p>
    <w:p w14:paraId="220048D0" w14:textId="77777777" w:rsidR="00885E03" w:rsidRDefault="006E7A58">
      <w:pPr>
        <w:spacing w:before="240"/>
        <w:ind w:firstLine="0"/>
        <w:rPr>
          <w:b/>
          <w:bCs/>
        </w:rPr>
      </w:pPr>
      <w:r>
        <w:rPr>
          <w:b/>
          <w:bCs/>
        </w:rPr>
        <w:lastRenderedPageBreak/>
        <w:t>Đánh giá chất lượng ảnh</w:t>
      </w:r>
    </w:p>
    <w:p w14:paraId="7FF611DD" w14:textId="77777777" w:rsidR="00885E03" w:rsidRDefault="006E7A58">
      <w:pPr>
        <w:spacing w:before="240"/>
        <w:ind w:firstLine="0"/>
      </w:pPr>
      <w:r>
        <w:t>Các chỉ số được sử dụng gồm:</w:t>
      </w:r>
    </w:p>
    <w:p w14:paraId="1E18399F" w14:textId="77777777" w:rsidR="00885E03" w:rsidRDefault="006E7A58">
      <w:pPr>
        <w:spacing w:before="240"/>
        <w:ind w:firstLine="0"/>
      </w:pPr>
      <w:r>
        <w:rPr>
          <w:b/>
          <w:bCs/>
        </w:rPr>
        <w:t>PSNR:</w:t>
      </w:r>
      <w:r>
        <w:t xml:space="preserve"> đo mức sai khác ở cấp điểm ảnh. Giá trị PSNR càng cao thể hiện ảnh bảo vệ càng gần ảnh gốc.</w:t>
      </w:r>
    </w:p>
    <w:p w14:paraId="22673B0A" w14:textId="77777777" w:rsidR="00885E03" w:rsidRDefault="006E7A58">
      <w:pPr>
        <w:spacing w:before="240"/>
        <w:ind w:firstLine="0"/>
      </w:pPr>
      <w:r>
        <w:rPr>
          <w:b/>
          <w:bCs/>
        </w:rPr>
        <w:t>SSIM:</w:t>
      </w:r>
      <w:r>
        <w:t xml:space="preserve"> đánh giá mức tương đồng về cấu trúc. Giá trị SSIM càng gần 1 thể hiện mức tương đồng càng cao.</w:t>
      </w:r>
    </w:p>
    <w:p w14:paraId="6D50C3E6" w14:textId="77777777" w:rsidR="00885E03" w:rsidRDefault="006E7A58">
      <w:pPr>
        <w:spacing w:before="240"/>
        <w:ind w:firstLine="0"/>
      </w:pPr>
      <w:r>
        <w:rPr>
          <w:b/>
          <w:bCs/>
        </w:rPr>
        <w:t>LPIPS:</w:t>
      </w:r>
      <w:r>
        <w:t xml:space="preserve"> đánh giá khoảng cách cảm nhận dựa trên đặc trưng học sâu. Giá trị LPIPS càng thấp thể hiện hai ảnh càng tương đồng về mặt cảm nhận.</w:t>
      </w:r>
    </w:p>
    <w:p w14:paraId="4E784384" w14:textId="77777777" w:rsidR="00885E03" w:rsidRDefault="006E7A58">
      <w:pPr>
        <w:spacing w:before="240"/>
        <w:ind w:firstLine="0"/>
        <w:rPr>
          <w:b/>
          <w:bCs/>
        </w:rPr>
      </w:pPr>
      <w:r>
        <w:rPr>
          <w:b/>
          <w:bCs/>
        </w:rPr>
        <w:t>Đánh giá hiệu quả bảo vệ</w:t>
      </w:r>
    </w:p>
    <w:p w14:paraId="76C30D9F" w14:textId="77777777" w:rsidR="00885E03" w:rsidRDefault="006E7A58">
      <w:pPr>
        <w:spacing w:before="240"/>
        <w:ind w:firstLine="0"/>
      </w:pPr>
      <w:r>
        <w:t>Sau fine-tuning, mô hình được sử dụng để sinh ảnh bằng cùng một bộ prompt kiểm thử. Mức độ tái tạo đặc trưng của chủ thể được sử dụng làm cơ sở đánh giá hiệu quả của Protective Perturbation.</w:t>
      </w:r>
    </w:p>
    <w:p w14:paraId="33EE7177" w14:textId="77777777" w:rsidR="00885E03" w:rsidRDefault="006E7A58">
      <w:pPr>
        <w:spacing w:before="240"/>
        <w:ind w:firstLine="0"/>
      </w:pPr>
      <w:r>
        <w:t>Ba mô hình tương ứng được xem xét:</w:t>
      </w:r>
    </w:p>
    <w:p w14:paraId="5D83C0DD" w14:textId="77777777" w:rsidR="00885E03" w:rsidRDefault="006E7A58">
      <w:pPr>
        <w:spacing w:before="240"/>
        <w:ind w:firstLine="0"/>
      </w:pPr>
      <w:r>
        <w:rPr>
          <w:b/>
          <w:bCs/>
        </w:rPr>
        <w:t>M_clean:</w:t>
      </w:r>
      <w:r>
        <w:t xml:space="preserve"> fine-tune bằng ảnh sạch.</w:t>
      </w:r>
    </w:p>
    <w:p w14:paraId="228AC7F0" w14:textId="77777777" w:rsidR="00885E03" w:rsidRDefault="006E7A58">
      <w:pPr>
        <w:spacing w:before="240"/>
        <w:ind w:firstLine="0"/>
      </w:pPr>
      <w:r>
        <w:rPr>
          <w:b/>
          <w:bCs/>
        </w:rPr>
        <w:t>M_baseline:</w:t>
      </w:r>
      <w:r>
        <w:t xml:space="preserve"> fine-tune bằng ảnh baseline.</w:t>
      </w:r>
    </w:p>
    <w:p w14:paraId="4124FA02" w14:textId="77777777" w:rsidR="00885E03" w:rsidRDefault="006E7A58">
      <w:pPr>
        <w:spacing w:before="240"/>
        <w:ind w:firstLine="0"/>
      </w:pPr>
      <w:r>
        <w:rPr>
          <w:b/>
          <w:bCs/>
        </w:rPr>
        <w:t>M_JPEG-aware:</w:t>
      </w:r>
      <w:r>
        <w:t xml:space="preserve"> fine-tune bằng ảnh JPEG-aware.</w:t>
      </w:r>
    </w:p>
    <w:p w14:paraId="429804EE" w14:textId="77777777" w:rsidR="00885E03" w:rsidRDefault="006E7A58">
      <w:pPr>
        <w:spacing w:before="240"/>
        <w:ind w:firstLine="0"/>
      </w:pPr>
      <w:r>
        <w:t>Nếu mô hình được fine-tune từ ảnh bảo vệ có khả năng tái tạo chủ thể thấp hơn mô hình được fine-tune từ ảnh sạch, phương pháp bảo vệ được xem là tạo ra tác động đối với quá trình cá nhân hóa.</w:t>
      </w:r>
    </w:p>
    <w:p w14:paraId="5D01EF02" w14:textId="77777777" w:rsidR="00885E03" w:rsidRDefault="006E7A58">
      <w:pPr>
        <w:pStyle w:val="Heading3"/>
        <w:keepNext w:val="0"/>
        <w:keepLines w:val="0"/>
        <w:spacing w:before="280"/>
        <w:ind w:firstLine="0"/>
        <w:jc w:val="left"/>
        <w:rPr>
          <w:sz w:val="26"/>
          <w:szCs w:val="26"/>
        </w:rPr>
      </w:pPr>
      <w:bookmarkStart w:id="139" w:name="_7a605yr4pzwo" w:colFirst="0" w:colLast="0"/>
      <w:bookmarkStart w:id="140" w:name="_Toc240633629"/>
      <w:bookmarkEnd w:id="139"/>
      <w:r>
        <w:rPr>
          <w:sz w:val="26"/>
          <w:szCs w:val="26"/>
        </w:rPr>
        <w:t>2.6.7. Quy trình triển khai tổng thể</w:t>
      </w:r>
      <w:bookmarkEnd w:id="140"/>
    </w:p>
    <w:p w14:paraId="2E3B03AF" w14:textId="77777777" w:rsidR="00885E03" w:rsidRDefault="006E7A58">
      <w:pPr>
        <w:spacing w:before="240"/>
        <w:ind w:firstLine="0"/>
      </w:pPr>
      <w:r>
        <w:t>Quy trình triển khai hệ thống gồm các bước:</w:t>
      </w:r>
    </w:p>
    <w:p w14:paraId="29090FE4" w14:textId="77777777" w:rsidR="00885E03" w:rsidRDefault="006E7A58">
      <w:pPr>
        <w:spacing w:before="240"/>
        <w:ind w:firstLine="0"/>
      </w:pPr>
      <w:r>
        <w:rPr>
          <w:b/>
          <w:bCs/>
        </w:rPr>
        <w:t>Bước 1:</w:t>
      </w:r>
      <w:r>
        <w:t xml:space="preserve"> Chuẩn bị dữ liệu ảnh.</w:t>
      </w:r>
    </w:p>
    <w:p w14:paraId="5BB363F6" w14:textId="77777777" w:rsidR="00885E03" w:rsidRDefault="006E7A58">
      <w:pPr>
        <w:spacing w:before="240"/>
        <w:ind w:firstLine="0"/>
      </w:pPr>
      <w:r>
        <w:rPr>
          <w:b/>
          <w:bCs/>
        </w:rPr>
        <w:t>Bước 2:</w:t>
      </w:r>
      <w:r>
        <w:t xml:space="preserve"> Tiền xử lý dữ liệu.</w:t>
      </w:r>
    </w:p>
    <w:p w14:paraId="0C0EAECF" w14:textId="77777777" w:rsidR="00885E03" w:rsidRDefault="006E7A58">
      <w:pPr>
        <w:spacing w:before="240"/>
        <w:ind w:firstLine="0"/>
      </w:pPr>
      <w:r>
        <w:rPr>
          <w:b/>
          <w:bCs/>
        </w:rPr>
        <w:t>Bước 3:</w:t>
      </w:r>
      <w:r>
        <w:t xml:space="preserve"> Tạo tập Baseline.</w:t>
      </w:r>
    </w:p>
    <w:p w14:paraId="2A54F7E5" w14:textId="77777777" w:rsidR="00885E03" w:rsidRDefault="006E7A58">
      <w:pPr>
        <w:spacing w:before="240"/>
        <w:ind w:firstLine="0"/>
      </w:pPr>
      <w:r>
        <w:rPr>
          <w:b/>
          <w:bCs/>
        </w:rPr>
        <w:t>Bước 4:</w:t>
      </w:r>
      <w:r>
        <w:t xml:space="preserve"> Tạo tập JPEG-aware.</w:t>
      </w:r>
    </w:p>
    <w:p w14:paraId="18B6C49D" w14:textId="77777777" w:rsidR="00885E03" w:rsidRDefault="006E7A58">
      <w:pPr>
        <w:spacing w:before="240"/>
        <w:ind w:firstLine="0"/>
      </w:pPr>
      <w:r>
        <w:rPr>
          <w:b/>
          <w:bCs/>
        </w:rPr>
        <w:t>Bước 5:</w:t>
      </w:r>
      <w:r>
        <w:t xml:space="preserve"> Tạo các phiên bản JPEG.</w:t>
      </w:r>
    </w:p>
    <w:p w14:paraId="36A18C42" w14:textId="77777777" w:rsidR="00885E03" w:rsidRDefault="006E7A58">
      <w:pPr>
        <w:spacing w:before="240"/>
        <w:ind w:firstLine="0"/>
      </w:pPr>
      <w:r>
        <w:rPr>
          <w:b/>
          <w:bCs/>
        </w:rPr>
        <w:t>Bước 6:</w:t>
      </w:r>
      <w:r>
        <w:t xml:space="preserve"> Tổ chức dữ liệu theo nhóm và mức nén.</w:t>
      </w:r>
    </w:p>
    <w:p w14:paraId="6E8E95EB" w14:textId="77777777" w:rsidR="00885E03" w:rsidRDefault="006E7A58">
      <w:pPr>
        <w:spacing w:before="240"/>
        <w:ind w:firstLine="0"/>
      </w:pPr>
      <w:r>
        <w:rPr>
          <w:b/>
          <w:bCs/>
        </w:rPr>
        <w:lastRenderedPageBreak/>
        <w:t>Bước 7:</w:t>
      </w:r>
      <w:r>
        <w:t xml:space="preserve"> Fine-tune DreamBooth.</w:t>
      </w:r>
    </w:p>
    <w:p w14:paraId="6F1A3F52" w14:textId="77777777" w:rsidR="00885E03" w:rsidRDefault="006E7A58">
      <w:pPr>
        <w:spacing w:before="240"/>
        <w:ind w:firstLine="0"/>
      </w:pPr>
      <w:r>
        <w:rPr>
          <w:b/>
          <w:bCs/>
        </w:rPr>
        <w:t>Bước 8:</w:t>
      </w:r>
      <w:r>
        <w:t xml:space="preserve"> Sinh ảnh kiểm thử.</w:t>
      </w:r>
    </w:p>
    <w:p w14:paraId="5CFC1CCE" w14:textId="77777777" w:rsidR="00885E03" w:rsidRDefault="006E7A58">
      <w:pPr>
        <w:spacing w:before="240"/>
        <w:ind w:firstLine="0"/>
      </w:pPr>
      <w:r>
        <w:rPr>
          <w:b/>
          <w:bCs/>
        </w:rPr>
        <w:t>Bước 9:</w:t>
      </w:r>
      <w:r>
        <w:t xml:space="preserve"> Tính các chỉ số chất lượng và hiệu quả bảo vệ.</w:t>
      </w:r>
    </w:p>
    <w:p w14:paraId="4EE9F9F4" w14:textId="77777777" w:rsidR="00885E03" w:rsidRDefault="006E7A58">
      <w:pPr>
        <w:spacing w:before="240"/>
        <w:ind w:firstLine="0"/>
      </w:pPr>
      <w:r>
        <w:rPr>
          <w:b/>
          <w:bCs/>
        </w:rPr>
        <w:t>Bước 10:</w:t>
      </w:r>
      <w:r>
        <w:t xml:space="preserve"> Tổng hợp dữ liệu phục vụ đánh giá.</w:t>
      </w:r>
    </w:p>
    <w:p w14:paraId="473A57F4" w14:textId="354A451E" w:rsidR="00885E03" w:rsidRDefault="006E6BF4" w:rsidP="006E6BF4">
      <w:r>
        <w:br w:type="page"/>
      </w:r>
    </w:p>
    <w:bookmarkStart w:id="141" w:name="_Toc240633630" w:displacedByCustomXml="next"/>
    <w:sdt>
      <w:sdtPr>
        <w:rPr>
          <w:b w:val="0"/>
          <w:bCs w:val="0"/>
          <w:sz w:val="26"/>
          <w:szCs w:val="26"/>
        </w:rPr>
        <w:id w:val="-980455311"/>
        <w:docPartObj>
          <w:docPartGallery w:val="Bibliographies"/>
          <w:docPartUnique/>
        </w:docPartObj>
      </w:sdtPr>
      <w:sdtEndPr/>
      <w:sdtContent>
        <w:bookmarkEnd w:id="141" w:displacedByCustomXml="prev"/>
        <w:p w14:paraId="3B135858" w14:textId="4F4D530B" w:rsidR="00B85493" w:rsidRDefault="00566652" w:rsidP="00F77E58">
          <w:pPr>
            <w:pStyle w:val="Heading1"/>
            <w:jc w:val="center"/>
          </w:pPr>
          <w:r>
            <w:rPr>
              <w:lang w:val="en-US"/>
            </w:rPr>
            <w:t>TÀI LIỆU THAM KHẢO</w:t>
          </w:r>
        </w:p>
        <w:sdt>
          <w:sdtPr>
            <w:rPr>
              <w:b w:val="0"/>
              <w:bCs w:val="0"/>
              <w:sz w:val="26"/>
              <w:szCs w:val="26"/>
            </w:rPr>
            <w:id w:val="111145805"/>
            <w:bibliography/>
          </w:sdtPr>
          <w:sdtEndPr/>
          <w:sdtContent>
            <w:p w14:paraId="165DF844" w14:textId="77777777" w:rsidR="00A931D8" w:rsidRDefault="00816106" w:rsidP="006E6BF4">
              <w:pPr>
                <w:pStyle w:val="Heading1"/>
                <w:jc w:val="cente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29"/>
                <w:gridCol w:w="7988"/>
              </w:tblGrid>
              <w:tr w:rsidR="007739FA" w14:paraId="5BC0C565" w14:textId="77777777">
                <w:trPr>
                  <w:divId w:val="1575889989"/>
                  <w:tblCellSpacing w:w="15" w:type="dxa"/>
                </w:trPr>
                <w:tc>
                  <w:tcPr>
                    <w:tcW w:w="50" w:type="pct"/>
                    <w:hideMark/>
                  </w:tcPr>
                  <w:p w14:paraId="5DD0D6C9" w14:textId="113AF471" w:rsidR="007739FA" w:rsidRDefault="007739FA">
                    <w:pPr>
                      <w:pStyle w:val="Bibliography"/>
                      <w:rPr>
                        <w:noProof/>
                        <w:sz w:val="24"/>
                        <w:szCs w:val="24"/>
                        <w:lang w:val="vi-VN"/>
                      </w:rPr>
                    </w:pPr>
                    <w:r>
                      <w:rPr>
                        <w:noProof/>
                        <w:lang w:val="vi-VN"/>
                      </w:rPr>
                      <w:t xml:space="preserve">[1] </w:t>
                    </w:r>
                  </w:p>
                </w:tc>
                <w:tc>
                  <w:tcPr>
                    <w:tcW w:w="0" w:type="auto"/>
                    <w:hideMark/>
                  </w:tcPr>
                  <w:p w14:paraId="2FCCB822" w14:textId="77777777" w:rsidR="007739FA" w:rsidRDefault="007739FA">
                    <w:pPr>
                      <w:pStyle w:val="Bibliography"/>
                      <w:rPr>
                        <w:noProof/>
                        <w:lang w:val="vi-VN"/>
                      </w:rPr>
                    </w:pPr>
                    <w:r>
                      <w:rPr>
                        <w:noProof/>
                        <w:lang w:val="vi-VN"/>
                      </w:rPr>
                      <w:t xml:space="preserve">R. Rombach, A. Blattmann, D. Lorenz, P. Esser and B. Ommer, "High-Resolution Image Synthesis with Latent Diffusion Models," in </w:t>
                    </w:r>
                    <w:r>
                      <w:rPr>
                        <w:i/>
                        <w:iCs/>
                        <w:noProof/>
                        <w:lang w:val="vi-VN"/>
                      </w:rPr>
                      <w:t>Proceedings of the IEEE/CVF Conference on Computer Vision and Pattern Recognition (CVPR)</w:t>
                    </w:r>
                    <w:r>
                      <w:rPr>
                        <w:noProof/>
                        <w:lang w:val="vi-VN"/>
                      </w:rPr>
                      <w:t xml:space="preserve">, New Orleans, 2022. </w:t>
                    </w:r>
                  </w:p>
                </w:tc>
              </w:tr>
              <w:tr w:rsidR="007739FA" w14:paraId="5E366994" w14:textId="77777777">
                <w:trPr>
                  <w:divId w:val="1575889989"/>
                  <w:tblCellSpacing w:w="15" w:type="dxa"/>
                </w:trPr>
                <w:tc>
                  <w:tcPr>
                    <w:tcW w:w="50" w:type="pct"/>
                    <w:hideMark/>
                  </w:tcPr>
                  <w:p w14:paraId="0D6193C1" w14:textId="77777777" w:rsidR="007739FA" w:rsidRDefault="007739FA">
                    <w:pPr>
                      <w:pStyle w:val="Bibliography"/>
                      <w:rPr>
                        <w:noProof/>
                        <w:lang w:val="vi-VN"/>
                      </w:rPr>
                    </w:pPr>
                    <w:r>
                      <w:rPr>
                        <w:noProof/>
                        <w:lang w:val="vi-VN"/>
                      </w:rPr>
                      <w:t xml:space="preserve">[2] </w:t>
                    </w:r>
                  </w:p>
                </w:tc>
                <w:tc>
                  <w:tcPr>
                    <w:tcW w:w="0" w:type="auto"/>
                    <w:hideMark/>
                  </w:tcPr>
                  <w:p w14:paraId="736E0157" w14:textId="77777777" w:rsidR="007739FA" w:rsidRDefault="007739FA">
                    <w:pPr>
                      <w:pStyle w:val="Bibliography"/>
                      <w:rPr>
                        <w:noProof/>
                        <w:lang w:val="vi-VN"/>
                      </w:rPr>
                    </w:pPr>
                    <w:r>
                      <w:rPr>
                        <w:noProof/>
                        <w:lang w:val="vi-VN"/>
                      </w:rPr>
                      <w:t xml:space="preserve">J. Ho, A. N. Jain and P. Abbeel, "Denoising Diffusion Probabilistic Models," in </w:t>
                    </w:r>
                    <w:r>
                      <w:rPr>
                        <w:i/>
                        <w:iCs/>
                        <w:noProof/>
                        <w:lang w:val="vi-VN"/>
                      </w:rPr>
                      <w:t>NeurIPS</w:t>
                    </w:r>
                    <w:r>
                      <w:rPr>
                        <w:noProof/>
                        <w:lang w:val="vi-VN"/>
                      </w:rPr>
                      <w:t xml:space="preserve">, 2020. </w:t>
                    </w:r>
                  </w:p>
                </w:tc>
              </w:tr>
              <w:tr w:rsidR="007739FA" w14:paraId="18338D26" w14:textId="77777777">
                <w:trPr>
                  <w:divId w:val="1575889989"/>
                  <w:tblCellSpacing w:w="15" w:type="dxa"/>
                </w:trPr>
                <w:tc>
                  <w:tcPr>
                    <w:tcW w:w="50" w:type="pct"/>
                    <w:hideMark/>
                  </w:tcPr>
                  <w:p w14:paraId="687D4015" w14:textId="77777777" w:rsidR="007739FA" w:rsidRDefault="007739FA">
                    <w:pPr>
                      <w:pStyle w:val="Bibliography"/>
                      <w:rPr>
                        <w:noProof/>
                        <w:lang w:val="vi-VN"/>
                      </w:rPr>
                    </w:pPr>
                    <w:r>
                      <w:rPr>
                        <w:noProof/>
                        <w:lang w:val="vi-VN"/>
                      </w:rPr>
                      <w:t xml:space="preserve">[3] </w:t>
                    </w:r>
                  </w:p>
                </w:tc>
                <w:tc>
                  <w:tcPr>
                    <w:tcW w:w="0" w:type="auto"/>
                    <w:hideMark/>
                  </w:tcPr>
                  <w:p w14:paraId="2810665C" w14:textId="77777777" w:rsidR="007739FA" w:rsidRDefault="007739FA">
                    <w:pPr>
                      <w:pStyle w:val="Bibliography"/>
                      <w:rPr>
                        <w:noProof/>
                        <w:lang w:val="vi-VN"/>
                      </w:rPr>
                    </w:pPr>
                    <w:r>
                      <w:rPr>
                        <w:noProof/>
                        <w:lang w:val="vi-VN"/>
                      </w:rPr>
                      <w:t xml:space="preserve">W. Nie, B. Guo, Y. Huang, C. Xiao, A. Vahdat and A. Anandkumar, "Diffusion Models for Adversarial Purification," in </w:t>
                    </w:r>
                    <w:r>
                      <w:rPr>
                        <w:i/>
                        <w:iCs/>
                        <w:noProof/>
                        <w:lang w:val="vi-VN"/>
                      </w:rPr>
                      <w:t>Proceedings of the 39th International Conference on Machine Learning</w:t>
                    </w:r>
                    <w:r>
                      <w:rPr>
                        <w:noProof/>
                        <w:lang w:val="vi-VN"/>
                      </w:rPr>
                      <w:t xml:space="preserve">, Baltimore, 2022. </w:t>
                    </w:r>
                  </w:p>
                </w:tc>
              </w:tr>
              <w:tr w:rsidR="007739FA" w14:paraId="3A36082D" w14:textId="77777777">
                <w:trPr>
                  <w:divId w:val="1575889989"/>
                  <w:tblCellSpacing w:w="15" w:type="dxa"/>
                </w:trPr>
                <w:tc>
                  <w:tcPr>
                    <w:tcW w:w="50" w:type="pct"/>
                    <w:hideMark/>
                  </w:tcPr>
                  <w:p w14:paraId="0CBAA75A" w14:textId="77777777" w:rsidR="007739FA" w:rsidRDefault="007739FA">
                    <w:pPr>
                      <w:pStyle w:val="Bibliography"/>
                      <w:rPr>
                        <w:noProof/>
                        <w:lang w:val="vi-VN"/>
                      </w:rPr>
                    </w:pPr>
                    <w:r>
                      <w:rPr>
                        <w:noProof/>
                        <w:lang w:val="vi-VN"/>
                      </w:rPr>
                      <w:t xml:space="preserve">[4] </w:t>
                    </w:r>
                  </w:p>
                </w:tc>
                <w:tc>
                  <w:tcPr>
                    <w:tcW w:w="0" w:type="auto"/>
                    <w:hideMark/>
                  </w:tcPr>
                  <w:p w14:paraId="6FB2D22D" w14:textId="77777777" w:rsidR="007739FA" w:rsidRDefault="007739FA">
                    <w:pPr>
                      <w:pStyle w:val="Bibliography"/>
                      <w:rPr>
                        <w:noProof/>
                        <w:lang w:val="vi-VN"/>
                      </w:rPr>
                    </w:pPr>
                    <w:r>
                      <w:rPr>
                        <w:noProof/>
                        <w:lang w:val="vi-VN"/>
                      </w:rPr>
                      <w:t xml:space="preserve">N. Ruiz, Y. Li, V. Jampani, Y. Pritch, M. Rubinstein and K. Aberman, "DreamBooth: Fine Tuning Text-to-Image Diffusion Models for Subject-Driven Generation," in </w:t>
                    </w:r>
                    <w:r>
                      <w:rPr>
                        <w:i/>
                        <w:iCs/>
                        <w:noProof/>
                        <w:lang w:val="vi-VN"/>
                      </w:rPr>
                      <w:t>Proceedings of the IEEE/CVF Conference on Computer Vision and Pattern Recognition (CVPR)</w:t>
                    </w:r>
                    <w:r>
                      <w:rPr>
                        <w:noProof/>
                        <w:lang w:val="vi-VN"/>
                      </w:rPr>
                      <w:t xml:space="preserve">, 2023. </w:t>
                    </w:r>
                  </w:p>
                </w:tc>
              </w:tr>
              <w:tr w:rsidR="007739FA" w14:paraId="242FD120" w14:textId="77777777">
                <w:trPr>
                  <w:divId w:val="1575889989"/>
                  <w:tblCellSpacing w:w="15" w:type="dxa"/>
                </w:trPr>
                <w:tc>
                  <w:tcPr>
                    <w:tcW w:w="50" w:type="pct"/>
                    <w:hideMark/>
                  </w:tcPr>
                  <w:p w14:paraId="45E47BB1" w14:textId="77777777" w:rsidR="007739FA" w:rsidRDefault="007739FA">
                    <w:pPr>
                      <w:pStyle w:val="Bibliography"/>
                      <w:rPr>
                        <w:noProof/>
                        <w:lang w:val="vi-VN"/>
                      </w:rPr>
                    </w:pPr>
                    <w:r>
                      <w:rPr>
                        <w:noProof/>
                        <w:lang w:val="vi-VN"/>
                      </w:rPr>
                      <w:t xml:space="preserve">[5] </w:t>
                    </w:r>
                  </w:p>
                </w:tc>
                <w:tc>
                  <w:tcPr>
                    <w:tcW w:w="0" w:type="auto"/>
                    <w:hideMark/>
                  </w:tcPr>
                  <w:p w14:paraId="696A0ADE" w14:textId="77777777" w:rsidR="007739FA" w:rsidRDefault="007739FA">
                    <w:pPr>
                      <w:pStyle w:val="Bibliography"/>
                      <w:rPr>
                        <w:noProof/>
                        <w:lang w:val="vi-VN"/>
                      </w:rPr>
                    </w:pPr>
                    <w:r>
                      <w:rPr>
                        <w:noProof/>
                        <w:lang w:val="vi-VN"/>
                      </w:rPr>
                      <w:t xml:space="preserve">T. Van Le, H. Phung, T. H. Nguyen, Q. Dao, N. N. Tran and A. Tran, "Anti-DreamBooth: Protecting Users from Personalized Text-to-image Synthesis," in </w:t>
                    </w:r>
                    <w:r>
                      <w:rPr>
                        <w:i/>
                        <w:iCs/>
                        <w:noProof/>
                        <w:lang w:val="vi-VN"/>
                      </w:rPr>
                      <w:t>Proceedings of the IEEE/CVF International Conference on Computer Vision (ICCV)</w:t>
                    </w:r>
                    <w:r>
                      <w:rPr>
                        <w:noProof/>
                        <w:lang w:val="vi-VN"/>
                      </w:rPr>
                      <w:t xml:space="preserve">, Paris, 2023. </w:t>
                    </w:r>
                  </w:p>
                </w:tc>
              </w:tr>
              <w:tr w:rsidR="007739FA" w14:paraId="38B2330E" w14:textId="77777777">
                <w:trPr>
                  <w:divId w:val="1575889989"/>
                  <w:tblCellSpacing w:w="15" w:type="dxa"/>
                </w:trPr>
                <w:tc>
                  <w:tcPr>
                    <w:tcW w:w="50" w:type="pct"/>
                    <w:hideMark/>
                  </w:tcPr>
                  <w:p w14:paraId="5976705F" w14:textId="77777777" w:rsidR="007739FA" w:rsidRDefault="007739FA">
                    <w:pPr>
                      <w:pStyle w:val="Bibliography"/>
                      <w:rPr>
                        <w:noProof/>
                        <w:lang w:val="vi-VN"/>
                      </w:rPr>
                    </w:pPr>
                    <w:r>
                      <w:rPr>
                        <w:noProof/>
                        <w:lang w:val="vi-VN"/>
                      </w:rPr>
                      <w:t xml:space="preserve">[6] </w:t>
                    </w:r>
                  </w:p>
                </w:tc>
                <w:tc>
                  <w:tcPr>
                    <w:tcW w:w="0" w:type="auto"/>
                    <w:hideMark/>
                  </w:tcPr>
                  <w:p w14:paraId="2FC1CBBF" w14:textId="77777777" w:rsidR="007739FA" w:rsidRDefault="007739FA">
                    <w:pPr>
                      <w:pStyle w:val="Bibliography"/>
                      <w:rPr>
                        <w:noProof/>
                        <w:lang w:val="vi-VN"/>
                      </w:rPr>
                    </w:pPr>
                    <w:r>
                      <w:rPr>
                        <w:noProof/>
                        <w:lang w:val="vi-VN"/>
                      </w:rPr>
                      <w:t xml:space="preserve">I. J. Goodfellow, J. Shlens and C. Szegedy, "Explaining and Harnessing Adversarial Examples," in </w:t>
                    </w:r>
                    <w:r>
                      <w:rPr>
                        <w:i/>
                        <w:iCs/>
                        <w:noProof/>
                        <w:lang w:val="vi-VN"/>
                      </w:rPr>
                      <w:t>International Conference on Learning Representations (ICLR)</w:t>
                    </w:r>
                    <w:r>
                      <w:rPr>
                        <w:noProof/>
                        <w:lang w:val="vi-VN"/>
                      </w:rPr>
                      <w:t xml:space="preserve">, 2015. </w:t>
                    </w:r>
                  </w:p>
                </w:tc>
              </w:tr>
              <w:tr w:rsidR="007739FA" w14:paraId="59D206BE" w14:textId="77777777">
                <w:trPr>
                  <w:divId w:val="1575889989"/>
                  <w:tblCellSpacing w:w="15" w:type="dxa"/>
                </w:trPr>
                <w:tc>
                  <w:tcPr>
                    <w:tcW w:w="50" w:type="pct"/>
                    <w:hideMark/>
                  </w:tcPr>
                  <w:p w14:paraId="275D83AB" w14:textId="77777777" w:rsidR="007739FA" w:rsidRDefault="007739FA">
                    <w:pPr>
                      <w:pStyle w:val="Bibliography"/>
                      <w:rPr>
                        <w:noProof/>
                        <w:lang w:val="vi-VN"/>
                      </w:rPr>
                    </w:pPr>
                    <w:r>
                      <w:rPr>
                        <w:noProof/>
                        <w:lang w:val="vi-VN"/>
                      </w:rPr>
                      <w:t xml:space="preserve">[7] </w:t>
                    </w:r>
                  </w:p>
                </w:tc>
                <w:tc>
                  <w:tcPr>
                    <w:tcW w:w="0" w:type="auto"/>
                    <w:hideMark/>
                  </w:tcPr>
                  <w:p w14:paraId="4990F9F5" w14:textId="77777777" w:rsidR="007739FA" w:rsidRDefault="007739FA">
                    <w:pPr>
                      <w:pStyle w:val="Bibliography"/>
                      <w:rPr>
                        <w:noProof/>
                        <w:lang w:val="vi-VN"/>
                      </w:rPr>
                    </w:pPr>
                    <w:r>
                      <w:rPr>
                        <w:noProof/>
                        <w:lang w:val="vi-VN"/>
                      </w:rPr>
                      <w:t xml:space="preserve">Y. Liu, C. Fan, Y. Dai, X. Chen, P. Zhou and L. Sun, "MetaCloak: Preventing Unauthorized Subject-driven Text-to-image Diffusion-based Synthesis via Meta-learning," in </w:t>
                    </w:r>
                    <w:r>
                      <w:rPr>
                        <w:i/>
                        <w:iCs/>
                        <w:noProof/>
                        <w:lang w:val="vi-VN"/>
                      </w:rPr>
                      <w:t>Proceedings of the IEEE/CVF Conference on Computer Vision and Pattern Recognition (CVPR)</w:t>
                    </w:r>
                    <w:r>
                      <w:rPr>
                        <w:noProof/>
                        <w:lang w:val="vi-VN"/>
                      </w:rPr>
                      <w:t xml:space="preserve">, Seattle, 2024. </w:t>
                    </w:r>
                  </w:p>
                </w:tc>
              </w:tr>
              <w:tr w:rsidR="007739FA" w14:paraId="4473DB41" w14:textId="77777777">
                <w:trPr>
                  <w:divId w:val="1575889989"/>
                  <w:tblCellSpacing w:w="15" w:type="dxa"/>
                </w:trPr>
                <w:tc>
                  <w:tcPr>
                    <w:tcW w:w="50" w:type="pct"/>
                    <w:hideMark/>
                  </w:tcPr>
                  <w:p w14:paraId="69597F96" w14:textId="77777777" w:rsidR="007739FA" w:rsidRDefault="007739FA">
                    <w:pPr>
                      <w:pStyle w:val="Bibliography"/>
                      <w:rPr>
                        <w:noProof/>
                        <w:lang w:val="vi-VN"/>
                      </w:rPr>
                    </w:pPr>
                    <w:r>
                      <w:rPr>
                        <w:noProof/>
                        <w:lang w:val="vi-VN"/>
                      </w:rPr>
                      <w:t xml:space="preserve">[8] </w:t>
                    </w:r>
                  </w:p>
                </w:tc>
                <w:tc>
                  <w:tcPr>
                    <w:tcW w:w="0" w:type="auto"/>
                    <w:hideMark/>
                  </w:tcPr>
                  <w:p w14:paraId="29809228" w14:textId="77777777" w:rsidR="007739FA" w:rsidRDefault="007739FA">
                    <w:pPr>
                      <w:pStyle w:val="Bibliography"/>
                      <w:rPr>
                        <w:noProof/>
                        <w:lang w:val="vi-VN"/>
                      </w:rPr>
                    </w:pPr>
                    <w:r>
                      <w:rPr>
                        <w:noProof/>
                        <w:lang w:val="vi-VN"/>
                      </w:rPr>
                      <w:t xml:space="preserve">W. Yang, J. Cao, J. Duan and R. He, "Towards Robust Defense against Customization via Protective Perturbation Resistant to Diffusion-based Purification," in </w:t>
                    </w:r>
                    <w:r>
                      <w:rPr>
                        <w:i/>
                        <w:iCs/>
                        <w:noProof/>
                        <w:lang w:val="vi-VN"/>
                      </w:rPr>
                      <w:t>Proceedings of the IEEE/CVF International Conference on Computer Vision (ICCV)</w:t>
                    </w:r>
                    <w:r>
                      <w:rPr>
                        <w:noProof/>
                        <w:lang w:val="vi-VN"/>
                      </w:rPr>
                      <w:t xml:space="preserve">, 2025. </w:t>
                    </w:r>
                  </w:p>
                </w:tc>
              </w:tr>
              <w:tr w:rsidR="007739FA" w14:paraId="04461C32" w14:textId="77777777">
                <w:trPr>
                  <w:divId w:val="1575889989"/>
                  <w:tblCellSpacing w:w="15" w:type="dxa"/>
                </w:trPr>
                <w:tc>
                  <w:tcPr>
                    <w:tcW w:w="50" w:type="pct"/>
                    <w:hideMark/>
                  </w:tcPr>
                  <w:p w14:paraId="2BAF1479" w14:textId="77777777" w:rsidR="007739FA" w:rsidRDefault="007739FA">
                    <w:pPr>
                      <w:pStyle w:val="Bibliography"/>
                      <w:rPr>
                        <w:noProof/>
                        <w:lang w:val="vi-VN"/>
                      </w:rPr>
                    </w:pPr>
                    <w:r>
                      <w:rPr>
                        <w:noProof/>
                        <w:lang w:val="vi-VN"/>
                      </w:rPr>
                      <w:lastRenderedPageBreak/>
                      <w:t xml:space="preserve">[9] </w:t>
                    </w:r>
                  </w:p>
                </w:tc>
                <w:tc>
                  <w:tcPr>
                    <w:tcW w:w="0" w:type="auto"/>
                    <w:hideMark/>
                  </w:tcPr>
                  <w:p w14:paraId="76B120D9" w14:textId="77777777" w:rsidR="007739FA" w:rsidRDefault="007739FA">
                    <w:pPr>
                      <w:pStyle w:val="Bibliography"/>
                      <w:rPr>
                        <w:noProof/>
                        <w:lang w:val="vi-VN"/>
                      </w:rPr>
                    </w:pPr>
                    <w:r>
                      <w:rPr>
                        <w:noProof/>
                        <w:lang w:val="vi-VN"/>
                      </w:rPr>
                      <w:t xml:space="preserve">C. Reich, B. Debnath, D. Patel and S. Chakradhar, "Differentiable JPEG: The Devil Is in the Details," in </w:t>
                    </w:r>
                    <w:r>
                      <w:rPr>
                        <w:i/>
                        <w:iCs/>
                        <w:noProof/>
                        <w:lang w:val="vi-VN"/>
                      </w:rPr>
                      <w:t>Proceedings of the IEEE/CVF Winter Conference on Applications of Computer Vision (WACV)</w:t>
                    </w:r>
                    <w:r>
                      <w:rPr>
                        <w:noProof/>
                        <w:lang w:val="vi-VN"/>
                      </w:rPr>
                      <w:t xml:space="preserve">, 2024. </w:t>
                    </w:r>
                  </w:p>
                </w:tc>
              </w:tr>
              <w:tr w:rsidR="007739FA" w14:paraId="13FF6EBE" w14:textId="77777777">
                <w:trPr>
                  <w:divId w:val="1575889989"/>
                  <w:tblCellSpacing w:w="15" w:type="dxa"/>
                </w:trPr>
                <w:tc>
                  <w:tcPr>
                    <w:tcW w:w="50" w:type="pct"/>
                    <w:hideMark/>
                  </w:tcPr>
                  <w:p w14:paraId="10B46B48" w14:textId="77777777" w:rsidR="007739FA" w:rsidRDefault="007739FA">
                    <w:pPr>
                      <w:pStyle w:val="Bibliography"/>
                      <w:rPr>
                        <w:noProof/>
                        <w:lang w:val="vi-VN"/>
                      </w:rPr>
                    </w:pPr>
                    <w:r>
                      <w:rPr>
                        <w:noProof/>
                        <w:lang w:val="vi-VN"/>
                      </w:rPr>
                      <w:t xml:space="preserve">[10] </w:t>
                    </w:r>
                  </w:p>
                </w:tc>
                <w:tc>
                  <w:tcPr>
                    <w:tcW w:w="0" w:type="auto"/>
                    <w:hideMark/>
                  </w:tcPr>
                  <w:p w14:paraId="748456B6" w14:textId="77777777" w:rsidR="007739FA" w:rsidRDefault="007739FA">
                    <w:pPr>
                      <w:pStyle w:val="Bibliography"/>
                      <w:rPr>
                        <w:noProof/>
                        <w:lang w:val="vi-VN"/>
                      </w:rPr>
                    </w:pPr>
                    <w:r>
                      <w:rPr>
                        <w:noProof/>
                        <w:lang w:val="vi-VN"/>
                      </w:rPr>
                      <w:t xml:space="preserve">S. Shan, J. Cryan, E. Wenger, H. Zheng, R. Hanocka and B. Y. Zhao, "Glaze: Protecting Artists from Style Mimicry by Text-to-Image Models," in </w:t>
                    </w:r>
                    <w:r>
                      <w:rPr>
                        <w:i/>
                        <w:iCs/>
                        <w:noProof/>
                        <w:lang w:val="vi-VN"/>
                      </w:rPr>
                      <w:t>32nd USENIX Security Symposium (USENIX Security 23)</w:t>
                    </w:r>
                    <w:r>
                      <w:rPr>
                        <w:noProof/>
                        <w:lang w:val="vi-VN"/>
                      </w:rPr>
                      <w:t xml:space="preserve">, 2023. </w:t>
                    </w:r>
                  </w:p>
                </w:tc>
              </w:tr>
              <w:tr w:rsidR="007739FA" w14:paraId="798D10B1" w14:textId="77777777">
                <w:trPr>
                  <w:divId w:val="1575889989"/>
                  <w:tblCellSpacing w:w="15" w:type="dxa"/>
                </w:trPr>
                <w:tc>
                  <w:tcPr>
                    <w:tcW w:w="50" w:type="pct"/>
                    <w:hideMark/>
                  </w:tcPr>
                  <w:p w14:paraId="494834C8" w14:textId="77777777" w:rsidR="007739FA" w:rsidRDefault="007739FA">
                    <w:pPr>
                      <w:pStyle w:val="Bibliography"/>
                      <w:rPr>
                        <w:noProof/>
                        <w:lang w:val="vi-VN"/>
                      </w:rPr>
                    </w:pPr>
                    <w:r>
                      <w:rPr>
                        <w:noProof/>
                        <w:lang w:val="vi-VN"/>
                      </w:rPr>
                      <w:t xml:space="preserve">[11] </w:t>
                    </w:r>
                  </w:p>
                </w:tc>
                <w:tc>
                  <w:tcPr>
                    <w:tcW w:w="0" w:type="auto"/>
                    <w:hideMark/>
                  </w:tcPr>
                  <w:p w14:paraId="721DBA9D" w14:textId="77777777" w:rsidR="007739FA" w:rsidRDefault="007739FA">
                    <w:pPr>
                      <w:pStyle w:val="Bibliography"/>
                      <w:rPr>
                        <w:noProof/>
                        <w:lang w:val="vi-VN"/>
                      </w:rPr>
                    </w:pPr>
                    <w:r>
                      <w:rPr>
                        <w:noProof/>
                        <w:lang w:val="vi-VN"/>
                      </w:rPr>
                      <w:t xml:space="preserve">Z. Zhao, J. Duan, K. Xu, C. Wang, R. Zhang, Z. Du, Q. Guo and X. Hu, "Can Protective Perturbation Safeguard Personal Data from Being Exploited by Stable Diffusion?," in </w:t>
                    </w:r>
                    <w:r>
                      <w:rPr>
                        <w:i/>
                        <w:iCs/>
                        <w:noProof/>
                        <w:lang w:val="vi-VN"/>
                      </w:rPr>
                      <w:t>Proceedings of the IEEE/CVF Conference on Computer Vision and Pattern Recognition (CVPR)</w:t>
                    </w:r>
                    <w:r>
                      <w:rPr>
                        <w:noProof/>
                        <w:lang w:val="vi-VN"/>
                      </w:rPr>
                      <w:t xml:space="preserve">, 2024. </w:t>
                    </w:r>
                  </w:p>
                </w:tc>
              </w:tr>
            </w:tbl>
            <w:p w14:paraId="397295FF" w14:textId="77777777" w:rsidR="00A931D8" w:rsidRDefault="00A931D8">
              <w:pPr>
                <w:divId w:val="156923453"/>
                <w:rPr>
                  <w:noProof/>
                </w:rPr>
              </w:pPr>
            </w:p>
            <w:p w14:paraId="695C3395" w14:textId="2620BB40" w:rsidR="00816106" w:rsidRDefault="00816106">
              <w:r>
                <w:rPr>
                  <w:b/>
                  <w:bCs/>
                  <w:noProof/>
                </w:rPr>
                <w:fldChar w:fldCharType="end"/>
              </w:r>
            </w:p>
          </w:sdtContent>
        </w:sdt>
      </w:sdtContent>
    </w:sdt>
    <w:p w14:paraId="0126EDCC" w14:textId="77777777" w:rsidR="00885E03" w:rsidRDefault="00885E03">
      <w:pPr>
        <w:ind w:firstLine="0"/>
        <w:rPr>
          <w:lang w:val="en-US"/>
        </w:rPr>
      </w:pPr>
    </w:p>
    <w:p w14:paraId="1BBA8C56" w14:textId="77777777" w:rsidR="00DB7D02" w:rsidRDefault="00DB7D02">
      <w:pPr>
        <w:ind w:firstLine="0"/>
        <w:rPr>
          <w:lang w:val="en-US"/>
        </w:rPr>
      </w:pPr>
    </w:p>
    <w:p w14:paraId="3482D7E2" w14:textId="77777777" w:rsidR="00DB7D02" w:rsidRDefault="00DB7D02">
      <w:pPr>
        <w:ind w:firstLine="0"/>
        <w:rPr>
          <w:lang w:val="en-US"/>
        </w:rPr>
      </w:pPr>
    </w:p>
    <w:p w14:paraId="27E00CAE" w14:textId="77777777" w:rsidR="00DB7D02" w:rsidRDefault="00DB7D02">
      <w:pPr>
        <w:ind w:firstLine="0"/>
        <w:rPr>
          <w:lang w:val="en-US"/>
        </w:rPr>
      </w:pPr>
    </w:p>
    <w:p w14:paraId="68AB05F9" w14:textId="77777777" w:rsidR="00DB7D02" w:rsidRDefault="00DB7D02">
      <w:pPr>
        <w:ind w:firstLine="0"/>
        <w:rPr>
          <w:lang w:val="en-US"/>
        </w:rPr>
      </w:pPr>
    </w:p>
    <w:p w14:paraId="1EB5940C" w14:textId="77777777" w:rsidR="00DB7D02" w:rsidRDefault="00DB7D02">
      <w:pPr>
        <w:ind w:firstLine="0"/>
        <w:rPr>
          <w:lang w:val="en-US"/>
        </w:rPr>
      </w:pPr>
    </w:p>
    <w:p w14:paraId="2CAA5FB8" w14:textId="77777777" w:rsidR="00DB7D02" w:rsidRDefault="00DB7D02">
      <w:pPr>
        <w:ind w:firstLine="0"/>
        <w:rPr>
          <w:lang w:val="en-US"/>
        </w:rPr>
      </w:pPr>
    </w:p>
    <w:p w14:paraId="3047E678" w14:textId="77777777" w:rsidR="00DB7D02" w:rsidRDefault="00DB7D02">
      <w:pPr>
        <w:ind w:firstLine="0"/>
        <w:rPr>
          <w:lang w:val="en-US"/>
        </w:rPr>
      </w:pPr>
    </w:p>
    <w:p w14:paraId="7338D5D0" w14:textId="77777777" w:rsidR="00DB7D02" w:rsidRDefault="00DB7D02">
      <w:pPr>
        <w:ind w:firstLine="0"/>
        <w:rPr>
          <w:lang w:val="en-US"/>
        </w:rPr>
      </w:pPr>
    </w:p>
    <w:p w14:paraId="29789A8C" w14:textId="64A0A5D3" w:rsidR="00DB7D02" w:rsidRPr="00DB7D02" w:rsidRDefault="00DB7D02">
      <w:pPr>
        <w:ind w:firstLine="0"/>
        <w:rPr>
          <w:lang w:val="en-US"/>
        </w:rPr>
      </w:pPr>
    </w:p>
    <w:sectPr w:rsidR="00DB7D02" w:rsidRPr="00DB7D02">
      <w:pgSz w:w="11909" w:h="16834"/>
      <w:pgMar w:top="1540" w:right="1133" w:bottom="1200" w:left="1559" w:header="0" w:footer="10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E9FB2" w14:textId="77777777" w:rsidR="005F14D8" w:rsidRDefault="005F14D8">
      <w:pPr>
        <w:spacing w:after="0" w:line="240" w:lineRule="auto"/>
      </w:pPr>
      <w:r>
        <w:separator/>
      </w:r>
    </w:p>
  </w:endnote>
  <w:endnote w:type="continuationSeparator" w:id="0">
    <w:p w14:paraId="385EA44B" w14:textId="77777777" w:rsidR="005F14D8" w:rsidRDefault="005F14D8">
      <w:pPr>
        <w:spacing w:after="0" w:line="240" w:lineRule="auto"/>
      </w:pPr>
      <w:r>
        <w:continuationSeparator/>
      </w:r>
    </w:p>
  </w:endnote>
  <w:endnote w:type="continuationNotice" w:id="1">
    <w:p w14:paraId="0374FE7B" w14:textId="77777777" w:rsidR="005F14D8" w:rsidRDefault="005F14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Bold r:id="rId1" w:fontKey="{E06074E9-49DB-48B7-AD59-CF2021DD160E}"/>
  </w:font>
  <w:font w:name="Gungsuh">
    <w:charset w:val="81"/>
    <w:family w:val="roman"/>
    <w:pitch w:val="variable"/>
    <w:sig w:usb0="B00002AF" w:usb1="69D77CFB" w:usb2="00000030" w:usb3="00000000" w:csb0="0008009F" w:csb1="00000000"/>
    <w:embedRegular r:id="rId2" w:fontKey="{F2373BE4-2C55-4193-AC25-815C111BAA28}"/>
    <w:embedBold r:id="rId3" w:fontKey="{887B8C21-3E7E-4E3C-80FE-4FDF49B037B4}"/>
  </w:font>
  <w:font w:name="Cardo">
    <w:charset w:val="00"/>
    <w:family w:val="auto"/>
    <w:pitch w:val="default"/>
    <w:embedRegular r:id="rId4" w:fontKey="{ED3DAB71-BC75-4A75-88C4-8C4F20C33C38}"/>
    <w:embedBold r:id="rId5" w:fontKey="{5FC17D0E-BA90-4727-9419-445A81F6D512}"/>
  </w:font>
  <w:font w:name="Arial Unicode MS">
    <w:panose1 w:val="020B0604020202020204"/>
    <w:charset w:val="00"/>
    <w:family w:val="roman"/>
    <w:pitch w:val="variable"/>
    <w:sig w:usb0="00000003" w:usb1="00000000" w:usb2="00000000" w:usb3="00000000" w:csb0="00000001" w:csb1="00000000"/>
    <w:embedRegular r:id="rId6" w:fontKey="{E28A7F11-0D80-4A0C-982A-5832E823E4D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A8DF193E-40EC-478E-A022-50074518494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B3E21215-9A69-4CA1-BA2B-A709B78AAC0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3AFFA" w14:textId="77777777" w:rsidR="005F14D8" w:rsidRDefault="005F14D8">
      <w:pPr>
        <w:spacing w:after="0" w:line="240" w:lineRule="auto"/>
      </w:pPr>
      <w:r>
        <w:separator/>
      </w:r>
    </w:p>
  </w:footnote>
  <w:footnote w:type="continuationSeparator" w:id="0">
    <w:p w14:paraId="515CAEBF" w14:textId="77777777" w:rsidR="005F14D8" w:rsidRDefault="005F14D8">
      <w:pPr>
        <w:spacing w:after="0" w:line="240" w:lineRule="auto"/>
      </w:pPr>
      <w:r>
        <w:continuationSeparator/>
      </w:r>
    </w:p>
  </w:footnote>
  <w:footnote w:type="continuationNotice" w:id="1">
    <w:p w14:paraId="40E6FAC9" w14:textId="77777777" w:rsidR="005F14D8" w:rsidRDefault="005F14D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73C0"/>
    <w:multiLevelType w:val="multilevel"/>
    <w:tmpl w:val="ACF4B9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9640F4"/>
    <w:multiLevelType w:val="multilevel"/>
    <w:tmpl w:val="01C08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0262A4"/>
    <w:multiLevelType w:val="multilevel"/>
    <w:tmpl w:val="12DCC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864A62"/>
    <w:multiLevelType w:val="multilevel"/>
    <w:tmpl w:val="A2508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DB5155"/>
    <w:multiLevelType w:val="hybridMultilevel"/>
    <w:tmpl w:val="F3941B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5DA4A55"/>
    <w:multiLevelType w:val="multilevel"/>
    <w:tmpl w:val="E4A8B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B6199F"/>
    <w:multiLevelType w:val="multilevel"/>
    <w:tmpl w:val="55B0D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DE24A9"/>
    <w:multiLevelType w:val="multilevel"/>
    <w:tmpl w:val="4A3C4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795102"/>
    <w:multiLevelType w:val="multilevel"/>
    <w:tmpl w:val="E3D60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21217C"/>
    <w:multiLevelType w:val="multilevel"/>
    <w:tmpl w:val="796CC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265D68"/>
    <w:multiLevelType w:val="multilevel"/>
    <w:tmpl w:val="5C4E8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246014"/>
    <w:multiLevelType w:val="multilevel"/>
    <w:tmpl w:val="3DC63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CAC5B8"/>
    <w:multiLevelType w:val="hybridMultilevel"/>
    <w:tmpl w:val="FFFFFFFF"/>
    <w:lvl w:ilvl="0" w:tplc="AF747E4E">
      <w:start w:val="1"/>
      <w:numFmt w:val="decimal"/>
      <w:lvlText w:val="%1."/>
      <w:lvlJc w:val="left"/>
      <w:pPr>
        <w:ind w:left="1080" w:hanging="360"/>
      </w:pPr>
    </w:lvl>
    <w:lvl w:ilvl="1" w:tplc="F5B26E70">
      <w:start w:val="1"/>
      <w:numFmt w:val="lowerLetter"/>
      <w:lvlText w:val="%2."/>
      <w:lvlJc w:val="left"/>
      <w:pPr>
        <w:ind w:left="1800" w:hanging="360"/>
      </w:pPr>
    </w:lvl>
    <w:lvl w:ilvl="2" w:tplc="21B0BE12">
      <w:start w:val="1"/>
      <w:numFmt w:val="lowerRoman"/>
      <w:lvlText w:val="%3."/>
      <w:lvlJc w:val="right"/>
      <w:pPr>
        <w:ind w:left="2520" w:hanging="180"/>
      </w:pPr>
    </w:lvl>
    <w:lvl w:ilvl="3" w:tplc="2FD433A6">
      <w:start w:val="1"/>
      <w:numFmt w:val="decimal"/>
      <w:lvlText w:val="%4."/>
      <w:lvlJc w:val="left"/>
      <w:pPr>
        <w:ind w:left="3240" w:hanging="360"/>
      </w:pPr>
    </w:lvl>
    <w:lvl w:ilvl="4" w:tplc="B5760708">
      <w:start w:val="1"/>
      <w:numFmt w:val="lowerLetter"/>
      <w:lvlText w:val="%5."/>
      <w:lvlJc w:val="left"/>
      <w:pPr>
        <w:ind w:left="3960" w:hanging="360"/>
      </w:pPr>
    </w:lvl>
    <w:lvl w:ilvl="5" w:tplc="FAE497F8">
      <w:start w:val="1"/>
      <w:numFmt w:val="lowerRoman"/>
      <w:lvlText w:val="%6."/>
      <w:lvlJc w:val="right"/>
      <w:pPr>
        <w:ind w:left="4680" w:hanging="180"/>
      </w:pPr>
    </w:lvl>
    <w:lvl w:ilvl="6" w:tplc="AD589530">
      <w:start w:val="1"/>
      <w:numFmt w:val="decimal"/>
      <w:lvlText w:val="%7."/>
      <w:lvlJc w:val="left"/>
      <w:pPr>
        <w:ind w:left="5400" w:hanging="360"/>
      </w:pPr>
    </w:lvl>
    <w:lvl w:ilvl="7" w:tplc="BB0407E4">
      <w:start w:val="1"/>
      <w:numFmt w:val="lowerLetter"/>
      <w:lvlText w:val="%8."/>
      <w:lvlJc w:val="left"/>
      <w:pPr>
        <w:ind w:left="6120" w:hanging="360"/>
      </w:pPr>
    </w:lvl>
    <w:lvl w:ilvl="8" w:tplc="16B0C2AC">
      <w:start w:val="1"/>
      <w:numFmt w:val="lowerRoman"/>
      <w:lvlText w:val="%9."/>
      <w:lvlJc w:val="right"/>
      <w:pPr>
        <w:ind w:left="6840" w:hanging="180"/>
      </w:pPr>
    </w:lvl>
  </w:abstractNum>
  <w:abstractNum w:abstractNumId="13" w15:restartNumberingAfterBreak="0">
    <w:nsid w:val="4C02254B"/>
    <w:multiLevelType w:val="multilevel"/>
    <w:tmpl w:val="EC506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1C2D1B"/>
    <w:multiLevelType w:val="multilevel"/>
    <w:tmpl w:val="41BEA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7FB6DDD"/>
    <w:multiLevelType w:val="multilevel"/>
    <w:tmpl w:val="0234E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A85A5C"/>
    <w:multiLevelType w:val="multilevel"/>
    <w:tmpl w:val="A6D4B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8"/>
  </w:num>
  <w:num w:numId="3">
    <w:abstractNumId w:val="10"/>
  </w:num>
  <w:num w:numId="4">
    <w:abstractNumId w:val="3"/>
  </w:num>
  <w:num w:numId="5">
    <w:abstractNumId w:val="0"/>
  </w:num>
  <w:num w:numId="6">
    <w:abstractNumId w:val="14"/>
  </w:num>
  <w:num w:numId="7">
    <w:abstractNumId w:val="16"/>
  </w:num>
  <w:num w:numId="8">
    <w:abstractNumId w:val="13"/>
  </w:num>
  <w:num w:numId="9">
    <w:abstractNumId w:val="2"/>
  </w:num>
  <w:num w:numId="10">
    <w:abstractNumId w:val="7"/>
  </w:num>
  <w:num w:numId="11">
    <w:abstractNumId w:val="11"/>
  </w:num>
  <w:num w:numId="12">
    <w:abstractNumId w:val="1"/>
  </w:num>
  <w:num w:numId="13">
    <w:abstractNumId w:val="5"/>
  </w:num>
  <w:num w:numId="14">
    <w:abstractNumId w:val="9"/>
  </w:num>
  <w:num w:numId="15">
    <w:abstractNumId w:val="15"/>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E03"/>
    <w:rsid w:val="00003BF4"/>
    <w:rsid w:val="00011523"/>
    <w:rsid w:val="00013B94"/>
    <w:rsid w:val="000243FF"/>
    <w:rsid w:val="00027959"/>
    <w:rsid w:val="0003192D"/>
    <w:rsid w:val="00041816"/>
    <w:rsid w:val="0004543A"/>
    <w:rsid w:val="000455CC"/>
    <w:rsid w:val="00047F80"/>
    <w:rsid w:val="00050927"/>
    <w:rsid w:val="00054390"/>
    <w:rsid w:val="00061971"/>
    <w:rsid w:val="00063530"/>
    <w:rsid w:val="000719A5"/>
    <w:rsid w:val="000752CA"/>
    <w:rsid w:val="00082D92"/>
    <w:rsid w:val="00093919"/>
    <w:rsid w:val="00093AFC"/>
    <w:rsid w:val="00093C9C"/>
    <w:rsid w:val="0009515D"/>
    <w:rsid w:val="00096DDD"/>
    <w:rsid w:val="000A04AE"/>
    <w:rsid w:val="000A4846"/>
    <w:rsid w:val="000A603E"/>
    <w:rsid w:val="000B21F4"/>
    <w:rsid w:val="000B4DD9"/>
    <w:rsid w:val="000B56CA"/>
    <w:rsid w:val="000C24D2"/>
    <w:rsid w:val="000C4F0D"/>
    <w:rsid w:val="000D40B8"/>
    <w:rsid w:val="000D6925"/>
    <w:rsid w:val="000E010A"/>
    <w:rsid w:val="000E3104"/>
    <w:rsid w:val="000E5E3A"/>
    <w:rsid w:val="000F0315"/>
    <w:rsid w:val="000F15B7"/>
    <w:rsid w:val="000F49F3"/>
    <w:rsid w:val="000F660E"/>
    <w:rsid w:val="000F66C8"/>
    <w:rsid w:val="000F6F15"/>
    <w:rsid w:val="00110B4C"/>
    <w:rsid w:val="0011190C"/>
    <w:rsid w:val="001239AF"/>
    <w:rsid w:val="00123B7D"/>
    <w:rsid w:val="001345A7"/>
    <w:rsid w:val="0013595C"/>
    <w:rsid w:val="00135A61"/>
    <w:rsid w:val="001368E0"/>
    <w:rsid w:val="00140A49"/>
    <w:rsid w:val="00141959"/>
    <w:rsid w:val="001458D1"/>
    <w:rsid w:val="00154945"/>
    <w:rsid w:val="00155A1E"/>
    <w:rsid w:val="00161C36"/>
    <w:rsid w:val="00192B29"/>
    <w:rsid w:val="001946F5"/>
    <w:rsid w:val="00195B51"/>
    <w:rsid w:val="001979C5"/>
    <w:rsid w:val="00197D65"/>
    <w:rsid w:val="001B1276"/>
    <w:rsid w:val="001B24BC"/>
    <w:rsid w:val="001B2610"/>
    <w:rsid w:val="001B4CE2"/>
    <w:rsid w:val="001C02BF"/>
    <w:rsid w:val="001C4C63"/>
    <w:rsid w:val="001D2C5C"/>
    <w:rsid w:val="001D5A56"/>
    <w:rsid w:val="001D7A61"/>
    <w:rsid w:val="001E1F49"/>
    <w:rsid w:val="001E4529"/>
    <w:rsid w:val="001F208E"/>
    <w:rsid w:val="001F38D7"/>
    <w:rsid w:val="001F59C2"/>
    <w:rsid w:val="0021584D"/>
    <w:rsid w:val="00225928"/>
    <w:rsid w:val="002422D1"/>
    <w:rsid w:val="00244722"/>
    <w:rsid w:val="00264B80"/>
    <w:rsid w:val="00270547"/>
    <w:rsid w:val="002709CB"/>
    <w:rsid w:val="00271556"/>
    <w:rsid w:val="00276FCF"/>
    <w:rsid w:val="002847EA"/>
    <w:rsid w:val="00291D18"/>
    <w:rsid w:val="00294336"/>
    <w:rsid w:val="002A12E2"/>
    <w:rsid w:val="002B74A9"/>
    <w:rsid w:val="002C0505"/>
    <w:rsid w:val="002C2426"/>
    <w:rsid w:val="002C2D7D"/>
    <w:rsid w:val="002C6CCC"/>
    <w:rsid w:val="002D0BC0"/>
    <w:rsid w:val="002D7566"/>
    <w:rsid w:val="002E53D0"/>
    <w:rsid w:val="002F149E"/>
    <w:rsid w:val="002F49B8"/>
    <w:rsid w:val="002F5403"/>
    <w:rsid w:val="002F7A7F"/>
    <w:rsid w:val="003022BD"/>
    <w:rsid w:val="0030477A"/>
    <w:rsid w:val="0031171A"/>
    <w:rsid w:val="00312424"/>
    <w:rsid w:val="003138C5"/>
    <w:rsid w:val="00314E7A"/>
    <w:rsid w:val="00315CB1"/>
    <w:rsid w:val="00316448"/>
    <w:rsid w:val="00323C1F"/>
    <w:rsid w:val="0033202B"/>
    <w:rsid w:val="00333B7F"/>
    <w:rsid w:val="003400C7"/>
    <w:rsid w:val="00355171"/>
    <w:rsid w:val="00356187"/>
    <w:rsid w:val="00375639"/>
    <w:rsid w:val="00375FA5"/>
    <w:rsid w:val="00381300"/>
    <w:rsid w:val="00391206"/>
    <w:rsid w:val="00393356"/>
    <w:rsid w:val="00393B8F"/>
    <w:rsid w:val="003A08D5"/>
    <w:rsid w:val="003A4CE4"/>
    <w:rsid w:val="003A778D"/>
    <w:rsid w:val="003B5C7F"/>
    <w:rsid w:val="003D4EA9"/>
    <w:rsid w:val="003E1358"/>
    <w:rsid w:val="003E3A4F"/>
    <w:rsid w:val="003F0CF8"/>
    <w:rsid w:val="003F0D18"/>
    <w:rsid w:val="003F244A"/>
    <w:rsid w:val="003F58C4"/>
    <w:rsid w:val="003F5CCD"/>
    <w:rsid w:val="003F6083"/>
    <w:rsid w:val="003F789A"/>
    <w:rsid w:val="004021D4"/>
    <w:rsid w:val="0041229D"/>
    <w:rsid w:val="004158BA"/>
    <w:rsid w:val="0042114B"/>
    <w:rsid w:val="004242B4"/>
    <w:rsid w:val="00435903"/>
    <w:rsid w:val="00444331"/>
    <w:rsid w:val="0045329A"/>
    <w:rsid w:val="00453479"/>
    <w:rsid w:val="0046260C"/>
    <w:rsid w:val="00474499"/>
    <w:rsid w:val="00481A80"/>
    <w:rsid w:val="00490EAB"/>
    <w:rsid w:val="00497BC0"/>
    <w:rsid w:val="004A1FC6"/>
    <w:rsid w:val="004B2174"/>
    <w:rsid w:val="004B6183"/>
    <w:rsid w:val="004B6A12"/>
    <w:rsid w:val="004E1584"/>
    <w:rsid w:val="004E1737"/>
    <w:rsid w:val="004E339F"/>
    <w:rsid w:val="004F09B9"/>
    <w:rsid w:val="00501792"/>
    <w:rsid w:val="00510078"/>
    <w:rsid w:val="00510086"/>
    <w:rsid w:val="00516C44"/>
    <w:rsid w:val="00527694"/>
    <w:rsid w:val="00527BA7"/>
    <w:rsid w:val="00531588"/>
    <w:rsid w:val="0053595B"/>
    <w:rsid w:val="005362ED"/>
    <w:rsid w:val="00541052"/>
    <w:rsid w:val="00544F53"/>
    <w:rsid w:val="005538E4"/>
    <w:rsid w:val="00560D1D"/>
    <w:rsid w:val="00561B0D"/>
    <w:rsid w:val="00565AC5"/>
    <w:rsid w:val="00566652"/>
    <w:rsid w:val="005741D3"/>
    <w:rsid w:val="0057680B"/>
    <w:rsid w:val="00583909"/>
    <w:rsid w:val="00583A2B"/>
    <w:rsid w:val="00587E2A"/>
    <w:rsid w:val="00593E1F"/>
    <w:rsid w:val="005A1A99"/>
    <w:rsid w:val="005A2F29"/>
    <w:rsid w:val="005A467A"/>
    <w:rsid w:val="005A75F3"/>
    <w:rsid w:val="005C0EA8"/>
    <w:rsid w:val="005E0BE8"/>
    <w:rsid w:val="005E14B7"/>
    <w:rsid w:val="005E1EDD"/>
    <w:rsid w:val="005F14D8"/>
    <w:rsid w:val="005F2F10"/>
    <w:rsid w:val="00603A6D"/>
    <w:rsid w:val="0060480C"/>
    <w:rsid w:val="006054C1"/>
    <w:rsid w:val="00612A0F"/>
    <w:rsid w:val="00613485"/>
    <w:rsid w:val="00626D5D"/>
    <w:rsid w:val="00630CC1"/>
    <w:rsid w:val="00631F67"/>
    <w:rsid w:val="00634518"/>
    <w:rsid w:val="006364C3"/>
    <w:rsid w:val="00646B4E"/>
    <w:rsid w:val="00650AB9"/>
    <w:rsid w:val="00656969"/>
    <w:rsid w:val="00666393"/>
    <w:rsid w:val="0066744D"/>
    <w:rsid w:val="00682D4F"/>
    <w:rsid w:val="0069177B"/>
    <w:rsid w:val="00694A31"/>
    <w:rsid w:val="00694B64"/>
    <w:rsid w:val="006A7891"/>
    <w:rsid w:val="006B4D25"/>
    <w:rsid w:val="006B7B08"/>
    <w:rsid w:val="006D4AED"/>
    <w:rsid w:val="006E6BF4"/>
    <w:rsid w:val="006E7A58"/>
    <w:rsid w:val="006F2A73"/>
    <w:rsid w:val="006F353F"/>
    <w:rsid w:val="006F3D55"/>
    <w:rsid w:val="006F72A3"/>
    <w:rsid w:val="00700D8E"/>
    <w:rsid w:val="0070402B"/>
    <w:rsid w:val="00706C54"/>
    <w:rsid w:val="00710CDB"/>
    <w:rsid w:val="00712FDF"/>
    <w:rsid w:val="00717931"/>
    <w:rsid w:val="007231D5"/>
    <w:rsid w:val="00724EF7"/>
    <w:rsid w:val="00726A89"/>
    <w:rsid w:val="007273DB"/>
    <w:rsid w:val="00740DDD"/>
    <w:rsid w:val="00741A8F"/>
    <w:rsid w:val="00742D0D"/>
    <w:rsid w:val="00745E81"/>
    <w:rsid w:val="007562C6"/>
    <w:rsid w:val="00760637"/>
    <w:rsid w:val="00771F00"/>
    <w:rsid w:val="00772C62"/>
    <w:rsid w:val="007739FA"/>
    <w:rsid w:val="00774494"/>
    <w:rsid w:val="0077652B"/>
    <w:rsid w:val="007807DD"/>
    <w:rsid w:val="00782E01"/>
    <w:rsid w:val="00791E42"/>
    <w:rsid w:val="0079424E"/>
    <w:rsid w:val="00794AD4"/>
    <w:rsid w:val="007A2ADC"/>
    <w:rsid w:val="007B1046"/>
    <w:rsid w:val="007B28AD"/>
    <w:rsid w:val="007C6DC3"/>
    <w:rsid w:val="007D389B"/>
    <w:rsid w:val="007D566B"/>
    <w:rsid w:val="007D6026"/>
    <w:rsid w:val="007D73A8"/>
    <w:rsid w:val="007D7637"/>
    <w:rsid w:val="007E382A"/>
    <w:rsid w:val="007E52C5"/>
    <w:rsid w:val="007E5B81"/>
    <w:rsid w:val="007E640B"/>
    <w:rsid w:val="007E74AE"/>
    <w:rsid w:val="007F5DB0"/>
    <w:rsid w:val="00806EBF"/>
    <w:rsid w:val="00816106"/>
    <w:rsid w:val="008224DF"/>
    <w:rsid w:val="00822B67"/>
    <w:rsid w:val="008275A8"/>
    <w:rsid w:val="008306EE"/>
    <w:rsid w:val="00830AE4"/>
    <w:rsid w:val="00830C66"/>
    <w:rsid w:val="00837FED"/>
    <w:rsid w:val="00841ABF"/>
    <w:rsid w:val="00845A88"/>
    <w:rsid w:val="00845E8C"/>
    <w:rsid w:val="0086153F"/>
    <w:rsid w:val="00861F7D"/>
    <w:rsid w:val="00862368"/>
    <w:rsid w:val="0086754A"/>
    <w:rsid w:val="00873690"/>
    <w:rsid w:val="008754DD"/>
    <w:rsid w:val="0088194E"/>
    <w:rsid w:val="00885C10"/>
    <w:rsid w:val="00885E03"/>
    <w:rsid w:val="00890FAC"/>
    <w:rsid w:val="00895A12"/>
    <w:rsid w:val="008B6EC5"/>
    <w:rsid w:val="008C00E4"/>
    <w:rsid w:val="008D01D8"/>
    <w:rsid w:val="008E1CD5"/>
    <w:rsid w:val="008E2BF8"/>
    <w:rsid w:val="008E60A0"/>
    <w:rsid w:val="008F0CAB"/>
    <w:rsid w:val="00902FEB"/>
    <w:rsid w:val="00904BFE"/>
    <w:rsid w:val="00907540"/>
    <w:rsid w:val="00912A7B"/>
    <w:rsid w:val="00920F01"/>
    <w:rsid w:val="009223E2"/>
    <w:rsid w:val="0092257F"/>
    <w:rsid w:val="0092270C"/>
    <w:rsid w:val="00925E5E"/>
    <w:rsid w:val="00927057"/>
    <w:rsid w:val="00930A8C"/>
    <w:rsid w:val="009358EB"/>
    <w:rsid w:val="00940FCF"/>
    <w:rsid w:val="00941D60"/>
    <w:rsid w:val="009420E6"/>
    <w:rsid w:val="009440A6"/>
    <w:rsid w:val="00945353"/>
    <w:rsid w:val="00945D7A"/>
    <w:rsid w:val="00953BD9"/>
    <w:rsid w:val="00960BF6"/>
    <w:rsid w:val="0096270F"/>
    <w:rsid w:val="00964C13"/>
    <w:rsid w:val="00972DC7"/>
    <w:rsid w:val="009752EE"/>
    <w:rsid w:val="00982726"/>
    <w:rsid w:val="0098288E"/>
    <w:rsid w:val="00987E32"/>
    <w:rsid w:val="00997495"/>
    <w:rsid w:val="009A3A2A"/>
    <w:rsid w:val="009B05EE"/>
    <w:rsid w:val="009B28D1"/>
    <w:rsid w:val="009B4939"/>
    <w:rsid w:val="009C08A7"/>
    <w:rsid w:val="009C5E8C"/>
    <w:rsid w:val="009C6978"/>
    <w:rsid w:val="009C7567"/>
    <w:rsid w:val="009D1265"/>
    <w:rsid w:val="009D6870"/>
    <w:rsid w:val="009E65DB"/>
    <w:rsid w:val="009F1C89"/>
    <w:rsid w:val="00A06388"/>
    <w:rsid w:val="00A2531D"/>
    <w:rsid w:val="00A3262F"/>
    <w:rsid w:val="00A42A48"/>
    <w:rsid w:val="00A45A38"/>
    <w:rsid w:val="00A50602"/>
    <w:rsid w:val="00A54D5F"/>
    <w:rsid w:val="00A563FF"/>
    <w:rsid w:val="00A60624"/>
    <w:rsid w:val="00A60A98"/>
    <w:rsid w:val="00A629FC"/>
    <w:rsid w:val="00A6567B"/>
    <w:rsid w:val="00A65EBD"/>
    <w:rsid w:val="00A749D5"/>
    <w:rsid w:val="00A75648"/>
    <w:rsid w:val="00A931D8"/>
    <w:rsid w:val="00A97FC9"/>
    <w:rsid w:val="00AA357E"/>
    <w:rsid w:val="00AC30AB"/>
    <w:rsid w:val="00AC5A07"/>
    <w:rsid w:val="00AD0B1F"/>
    <w:rsid w:val="00AD114B"/>
    <w:rsid w:val="00AD13D9"/>
    <w:rsid w:val="00AD3023"/>
    <w:rsid w:val="00AE7BBD"/>
    <w:rsid w:val="00AF0117"/>
    <w:rsid w:val="00B12CEF"/>
    <w:rsid w:val="00B1468D"/>
    <w:rsid w:val="00B14994"/>
    <w:rsid w:val="00B27A44"/>
    <w:rsid w:val="00B329F1"/>
    <w:rsid w:val="00B366F3"/>
    <w:rsid w:val="00B37BB4"/>
    <w:rsid w:val="00B43E60"/>
    <w:rsid w:val="00B47F1B"/>
    <w:rsid w:val="00B5041F"/>
    <w:rsid w:val="00B539AC"/>
    <w:rsid w:val="00B62666"/>
    <w:rsid w:val="00B638F7"/>
    <w:rsid w:val="00B74589"/>
    <w:rsid w:val="00B7518F"/>
    <w:rsid w:val="00B75462"/>
    <w:rsid w:val="00B76EA7"/>
    <w:rsid w:val="00B8518A"/>
    <w:rsid w:val="00B85493"/>
    <w:rsid w:val="00BB6C52"/>
    <w:rsid w:val="00BC5696"/>
    <w:rsid w:val="00BD4C8F"/>
    <w:rsid w:val="00BF7275"/>
    <w:rsid w:val="00C043DE"/>
    <w:rsid w:val="00C10467"/>
    <w:rsid w:val="00C1404D"/>
    <w:rsid w:val="00C17DB4"/>
    <w:rsid w:val="00C33146"/>
    <w:rsid w:val="00C33D6E"/>
    <w:rsid w:val="00C361CA"/>
    <w:rsid w:val="00C51868"/>
    <w:rsid w:val="00C67778"/>
    <w:rsid w:val="00C67D15"/>
    <w:rsid w:val="00C7093E"/>
    <w:rsid w:val="00C770D1"/>
    <w:rsid w:val="00C77292"/>
    <w:rsid w:val="00C842FC"/>
    <w:rsid w:val="00C849D6"/>
    <w:rsid w:val="00C92043"/>
    <w:rsid w:val="00C9491F"/>
    <w:rsid w:val="00C95F6C"/>
    <w:rsid w:val="00C96133"/>
    <w:rsid w:val="00CA12B4"/>
    <w:rsid w:val="00CA2BE6"/>
    <w:rsid w:val="00CA3FF1"/>
    <w:rsid w:val="00CB14C9"/>
    <w:rsid w:val="00CB1F46"/>
    <w:rsid w:val="00CB4C73"/>
    <w:rsid w:val="00CC21E7"/>
    <w:rsid w:val="00CF2D9E"/>
    <w:rsid w:val="00CF752F"/>
    <w:rsid w:val="00CF7EFF"/>
    <w:rsid w:val="00D00C3F"/>
    <w:rsid w:val="00D01514"/>
    <w:rsid w:val="00D01E4D"/>
    <w:rsid w:val="00D028F6"/>
    <w:rsid w:val="00D055AA"/>
    <w:rsid w:val="00D10CEC"/>
    <w:rsid w:val="00D127A5"/>
    <w:rsid w:val="00D12BA7"/>
    <w:rsid w:val="00D133AF"/>
    <w:rsid w:val="00D20AE7"/>
    <w:rsid w:val="00D2307F"/>
    <w:rsid w:val="00D301EA"/>
    <w:rsid w:val="00D3062C"/>
    <w:rsid w:val="00D36E2E"/>
    <w:rsid w:val="00D55CB6"/>
    <w:rsid w:val="00D55D2C"/>
    <w:rsid w:val="00D642AC"/>
    <w:rsid w:val="00D67420"/>
    <w:rsid w:val="00D70399"/>
    <w:rsid w:val="00D741FC"/>
    <w:rsid w:val="00D91EFE"/>
    <w:rsid w:val="00D93230"/>
    <w:rsid w:val="00D95B52"/>
    <w:rsid w:val="00DA1935"/>
    <w:rsid w:val="00DB32D8"/>
    <w:rsid w:val="00DB6D66"/>
    <w:rsid w:val="00DB7D02"/>
    <w:rsid w:val="00DD133E"/>
    <w:rsid w:val="00DD1999"/>
    <w:rsid w:val="00DD313C"/>
    <w:rsid w:val="00DD3CE5"/>
    <w:rsid w:val="00DE00A2"/>
    <w:rsid w:val="00DE2F14"/>
    <w:rsid w:val="00E01D4E"/>
    <w:rsid w:val="00E01FC2"/>
    <w:rsid w:val="00E10FB1"/>
    <w:rsid w:val="00E12489"/>
    <w:rsid w:val="00E165B7"/>
    <w:rsid w:val="00E17A8B"/>
    <w:rsid w:val="00E222A3"/>
    <w:rsid w:val="00E22618"/>
    <w:rsid w:val="00E3158D"/>
    <w:rsid w:val="00E344DC"/>
    <w:rsid w:val="00E41465"/>
    <w:rsid w:val="00E46526"/>
    <w:rsid w:val="00E522D7"/>
    <w:rsid w:val="00E6405C"/>
    <w:rsid w:val="00E701E7"/>
    <w:rsid w:val="00E70A7A"/>
    <w:rsid w:val="00E85507"/>
    <w:rsid w:val="00E90B0C"/>
    <w:rsid w:val="00E9338A"/>
    <w:rsid w:val="00E93F44"/>
    <w:rsid w:val="00EA0EC4"/>
    <w:rsid w:val="00EA1298"/>
    <w:rsid w:val="00EB1AC0"/>
    <w:rsid w:val="00EB4AB0"/>
    <w:rsid w:val="00EC678B"/>
    <w:rsid w:val="00ED0059"/>
    <w:rsid w:val="00ED5D3A"/>
    <w:rsid w:val="00ED7CDB"/>
    <w:rsid w:val="00EE3623"/>
    <w:rsid w:val="00EE7465"/>
    <w:rsid w:val="00EF122C"/>
    <w:rsid w:val="00F00F3B"/>
    <w:rsid w:val="00F0433E"/>
    <w:rsid w:val="00F177F4"/>
    <w:rsid w:val="00F1795E"/>
    <w:rsid w:val="00F22FA1"/>
    <w:rsid w:val="00F23C9D"/>
    <w:rsid w:val="00F3200E"/>
    <w:rsid w:val="00F3526F"/>
    <w:rsid w:val="00F402B7"/>
    <w:rsid w:val="00F43A1B"/>
    <w:rsid w:val="00F4520D"/>
    <w:rsid w:val="00F603C1"/>
    <w:rsid w:val="00F64663"/>
    <w:rsid w:val="00F66BA4"/>
    <w:rsid w:val="00F70EB5"/>
    <w:rsid w:val="00F7494F"/>
    <w:rsid w:val="00F779EF"/>
    <w:rsid w:val="00F77E58"/>
    <w:rsid w:val="00F81EE3"/>
    <w:rsid w:val="00F85463"/>
    <w:rsid w:val="00F863FE"/>
    <w:rsid w:val="00FA3384"/>
    <w:rsid w:val="00FA527B"/>
    <w:rsid w:val="00FA6B3A"/>
    <w:rsid w:val="00FB1495"/>
    <w:rsid w:val="00FC600D"/>
    <w:rsid w:val="00FD0748"/>
    <w:rsid w:val="00FD1C65"/>
    <w:rsid w:val="00FD43E1"/>
    <w:rsid w:val="00FD561D"/>
    <w:rsid w:val="00FE7702"/>
    <w:rsid w:val="00FF19EC"/>
    <w:rsid w:val="00FF1C86"/>
    <w:rsid w:val="0701A824"/>
    <w:rsid w:val="2155F143"/>
    <w:rsid w:val="366D53A8"/>
    <w:rsid w:val="456A2C1F"/>
    <w:rsid w:val="4C1AA82C"/>
    <w:rsid w:val="6865FC01"/>
    <w:rsid w:val="6E4F22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81389"/>
  <w15:docId w15:val="{17067C7C-95D9-4F7C-9C8E-623FCC07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 w:eastAsia="en-US" w:bidi="ar-SA"/>
      </w:rPr>
    </w:rPrDefault>
    <w:pPrDefault>
      <w:pPr>
        <w:spacing w:after="240"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200"/>
      <w:ind w:firstLine="0"/>
      <w:outlineLvl w:val="0"/>
    </w:pPr>
    <w:rPr>
      <w:b/>
      <w:bCs/>
      <w:sz w:val="36"/>
      <w:szCs w:val="36"/>
    </w:rPr>
  </w:style>
  <w:style w:type="paragraph" w:styleId="Heading2">
    <w:name w:val="heading 2"/>
    <w:basedOn w:val="Normal"/>
    <w:next w:val="Normal"/>
    <w:uiPriority w:val="9"/>
    <w:unhideWhenUsed/>
    <w:qFormat/>
    <w:pPr>
      <w:keepNext/>
      <w:keepLines/>
      <w:spacing w:after="120"/>
      <w:ind w:firstLine="0"/>
      <w:jc w:val="both"/>
      <w:outlineLvl w:val="1"/>
    </w:pPr>
    <w:rPr>
      <w:b/>
      <w:bCs/>
    </w:rPr>
  </w:style>
  <w:style w:type="paragraph" w:styleId="Heading3">
    <w:name w:val="heading 3"/>
    <w:basedOn w:val="Normal"/>
    <w:next w:val="Normal"/>
    <w:uiPriority w:val="9"/>
    <w:unhideWhenUsed/>
    <w:qFormat/>
    <w:pPr>
      <w:keepNext/>
      <w:keepLines/>
      <w:spacing w:before="320" w:after="80"/>
      <w:jc w:val="both"/>
      <w:outlineLvl w:val="2"/>
    </w:pPr>
    <w:rPr>
      <w:b/>
      <w:bCs/>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FootnoteReference">
    <w:name w:val="footnote reference"/>
    <w:basedOn w:val="DefaultParagraphFont"/>
    <w:uiPriority w:val="99"/>
    <w:semiHidden/>
    <w:unhideWhenUsed/>
    <w:rsid w:val="6E4F2285"/>
    <w:rPr>
      <w:vertAlign w:val="superscript"/>
    </w:rPr>
  </w:style>
  <w:style w:type="paragraph" w:styleId="Header">
    <w:name w:val="header"/>
    <w:basedOn w:val="Normal"/>
    <w:link w:val="HeaderChar"/>
    <w:uiPriority w:val="99"/>
    <w:semiHidden/>
    <w:unhideWhenUsed/>
    <w:rsid w:val="00FF1C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1C86"/>
  </w:style>
  <w:style w:type="paragraph" w:styleId="Footer">
    <w:name w:val="footer"/>
    <w:basedOn w:val="Normal"/>
    <w:link w:val="FooterChar"/>
    <w:uiPriority w:val="99"/>
    <w:semiHidden/>
    <w:unhideWhenUsed/>
    <w:rsid w:val="00FF1C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1C86"/>
  </w:style>
  <w:style w:type="paragraph" w:styleId="ListParagraph">
    <w:name w:val="List Paragraph"/>
    <w:basedOn w:val="Normal"/>
    <w:uiPriority w:val="34"/>
    <w:qFormat/>
    <w:rsid w:val="456A2C1F"/>
    <w:pPr>
      <w:ind w:left="720"/>
      <w:contextualSpacing/>
    </w:pPr>
  </w:style>
  <w:style w:type="character" w:styleId="Hyperlink">
    <w:name w:val="Hyperlink"/>
    <w:basedOn w:val="DefaultParagraphFont"/>
    <w:uiPriority w:val="99"/>
    <w:unhideWhenUsed/>
    <w:rsid w:val="00FA6B3A"/>
    <w:rPr>
      <w:color w:val="0000FF" w:themeColor="hyperlink"/>
      <w:u w:val="single"/>
    </w:rPr>
  </w:style>
  <w:style w:type="character" w:styleId="UnresolvedMention">
    <w:name w:val="Unresolved Mention"/>
    <w:basedOn w:val="DefaultParagraphFont"/>
    <w:uiPriority w:val="99"/>
    <w:semiHidden/>
    <w:unhideWhenUsed/>
    <w:rsid w:val="00FA6B3A"/>
    <w:rPr>
      <w:color w:val="605E5C"/>
      <w:shd w:val="clear" w:color="auto" w:fill="E1DFDD"/>
    </w:rPr>
  </w:style>
  <w:style w:type="character" w:styleId="Emphasis">
    <w:name w:val="Emphasis"/>
    <w:basedOn w:val="DefaultParagraphFont"/>
    <w:uiPriority w:val="20"/>
    <w:qFormat/>
    <w:rsid w:val="00312424"/>
    <w:rPr>
      <w:i/>
      <w:iCs/>
    </w:rPr>
  </w:style>
  <w:style w:type="character" w:customStyle="1" w:styleId="Heading1Char">
    <w:name w:val="Heading 1 Char"/>
    <w:basedOn w:val="DefaultParagraphFont"/>
    <w:link w:val="Heading1"/>
    <w:uiPriority w:val="9"/>
    <w:rsid w:val="00DB7D02"/>
    <w:rPr>
      <w:b/>
      <w:bCs/>
      <w:sz w:val="36"/>
      <w:szCs w:val="36"/>
    </w:rPr>
  </w:style>
  <w:style w:type="paragraph" w:styleId="Bibliography">
    <w:name w:val="Bibliography"/>
    <w:basedOn w:val="Normal"/>
    <w:next w:val="Normal"/>
    <w:uiPriority w:val="37"/>
    <w:unhideWhenUsed/>
    <w:rsid w:val="00DB7D02"/>
  </w:style>
  <w:style w:type="paragraph" w:styleId="EndnoteText">
    <w:name w:val="endnote text"/>
    <w:basedOn w:val="Normal"/>
    <w:link w:val="EndnoteTextChar"/>
    <w:uiPriority w:val="99"/>
    <w:semiHidden/>
    <w:unhideWhenUsed/>
    <w:rsid w:val="00724E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24EF7"/>
    <w:rPr>
      <w:sz w:val="20"/>
      <w:szCs w:val="20"/>
    </w:rPr>
  </w:style>
  <w:style w:type="character" w:styleId="EndnoteReference">
    <w:name w:val="endnote reference"/>
    <w:basedOn w:val="DefaultParagraphFont"/>
    <w:uiPriority w:val="99"/>
    <w:semiHidden/>
    <w:unhideWhenUsed/>
    <w:rsid w:val="00724EF7"/>
    <w:rPr>
      <w:vertAlign w:val="superscript"/>
    </w:rPr>
  </w:style>
  <w:style w:type="paragraph" w:styleId="TOC1">
    <w:name w:val="toc 1"/>
    <w:basedOn w:val="Normal"/>
    <w:next w:val="Normal"/>
    <w:autoRedefine/>
    <w:uiPriority w:val="39"/>
    <w:unhideWhenUsed/>
    <w:rsid w:val="00AD13D9"/>
    <w:pPr>
      <w:spacing w:after="100"/>
    </w:pPr>
  </w:style>
  <w:style w:type="paragraph" w:styleId="TOC2">
    <w:name w:val="toc 2"/>
    <w:basedOn w:val="Normal"/>
    <w:next w:val="Normal"/>
    <w:autoRedefine/>
    <w:uiPriority w:val="39"/>
    <w:unhideWhenUsed/>
    <w:rsid w:val="00AD13D9"/>
    <w:pPr>
      <w:spacing w:after="100"/>
      <w:ind w:left="260"/>
    </w:pPr>
  </w:style>
  <w:style w:type="paragraph" w:styleId="TOC3">
    <w:name w:val="toc 3"/>
    <w:basedOn w:val="Normal"/>
    <w:next w:val="Normal"/>
    <w:autoRedefine/>
    <w:uiPriority w:val="39"/>
    <w:unhideWhenUsed/>
    <w:rsid w:val="00AD13D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640">
      <w:bodyDiv w:val="1"/>
      <w:marLeft w:val="0"/>
      <w:marRight w:val="0"/>
      <w:marTop w:val="0"/>
      <w:marBottom w:val="0"/>
      <w:divBdr>
        <w:top w:val="none" w:sz="0" w:space="0" w:color="auto"/>
        <w:left w:val="none" w:sz="0" w:space="0" w:color="auto"/>
        <w:bottom w:val="none" w:sz="0" w:space="0" w:color="auto"/>
        <w:right w:val="none" w:sz="0" w:space="0" w:color="auto"/>
      </w:divBdr>
    </w:div>
    <w:div w:id="5640562">
      <w:bodyDiv w:val="1"/>
      <w:marLeft w:val="0"/>
      <w:marRight w:val="0"/>
      <w:marTop w:val="0"/>
      <w:marBottom w:val="0"/>
      <w:divBdr>
        <w:top w:val="none" w:sz="0" w:space="0" w:color="auto"/>
        <w:left w:val="none" w:sz="0" w:space="0" w:color="auto"/>
        <w:bottom w:val="none" w:sz="0" w:space="0" w:color="auto"/>
        <w:right w:val="none" w:sz="0" w:space="0" w:color="auto"/>
      </w:divBdr>
    </w:div>
    <w:div w:id="5644910">
      <w:bodyDiv w:val="1"/>
      <w:marLeft w:val="0"/>
      <w:marRight w:val="0"/>
      <w:marTop w:val="0"/>
      <w:marBottom w:val="0"/>
      <w:divBdr>
        <w:top w:val="none" w:sz="0" w:space="0" w:color="auto"/>
        <w:left w:val="none" w:sz="0" w:space="0" w:color="auto"/>
        <w:bottom w:val="none" w:sz="0" w:space="0" w:color="auto"/>
        <w:right w:val="none" w:sz="0" w:space="0" w:color="auto"/>
      </w:divBdr>
    </w:div>
    <w:div w:id="7416753">
      <w:bodyDiv w:val="1"/>
      <w:marLeft w:val="0"/>
      <w:marRight w:val="0"/>
      <w:marTop w:val="0"/>
      <w:marBottom w:val="0"/>
      <w:divBdr>
        <w:top w:val="none" w:sz="0" w:space="0" w:color="auto"/>
        <w:left w:val="none" w:sz="0" w:space="0" w:color="auto"/>
        <w:bottom w:val="none" w:sz="0" w:space="0" w:color="auto"/>
        <w:right w:val="none" w:sz="0" w:space="0" w:color="auto"/>
      </w:divBdr>
    </w:div>
    <w:div w:id="15427586">
      <w:bodyDiv w:val="1"/>
      <w:marLeft w:val="0"/>
      <w:marRight w:val="0"/>
      <w:marTop w:val="0"/>
      <w:marBottom w:val="0"/>
      <w:divBdr>
        <w:top w:val="none" w:sz="0" w:space="0" w:color="auto"/>
        <w:left w:val="none" w:sz="0" w:space="0" w:color="auto"/>
        <w:bottom w:val="none" w:sz="0" w:space="0" w:color="auto"/>
        <w:right w:val="none" w:sz="0" w:space="0" w:color="auto"/>
      </w:divBdr>
    </w:div>
    <w:div w:id="22483776">
      <w:bodyDiv w:val="1"/>
      <w:marLeft w:val="0"/>
      <w:marRight w:val="0"/>
      <w:marTop w:val="0"/>
      <w:marBottom w:val="0"/>
      <w:divBdr>
        <w:top w:val="none" w:sz="0" w:space="0" w:color="auto"/>
        <w:left w:val="none" w:sz="0" w:space="0" w:color="auto"/>
        <w:bottom w:val="none" w:sz="0" w:space="0" w:color="auto"/>
        <w:right w:val="none" w:sz="0" w:space="0" w:color="auto"/>
      </w:divBdr>
    </w:div>
    <w:div w:id="26490165">
      <w:bodyDiv w:val="1"/>
      <w:marLeft w:val="0"/>
      <w:marRight w:val="0"/>
      <w:marTop w:val="0"/>
      <w:marBottom w:val="0"/>
      <w:divBdr>
        <w:top w:val="none" w:sz="0" w:space="0" w:color="auto"/>
        <w:left w:val="none" w:sz="0" w:space="0" w:color="auto"/>
        <w:bottom w:val="none" w:sz="0" w:space="0" w:color="auto"/>
        <w:right w:val="none" w:sz="0" w:space="0" w:color="auto"/>
      </w:divBdr>
    </w:div>
    <w:div w:id="28192538">
      <w:bodyDiv w:val="1"/>
      <w:marLeft w:val="0"/>
      <w:marRight w:val="0"/>
      <w:marTop w:val="0"/>
      <w:marBottom w:val="0"/>
      <w:divBdr>
        <w:top w:val="none" w:sz="0" w:space="0" w:color="auto"/>
        <w:left w:val="none" w:sz="0" w:space="0" w:color="auto"/>
        <w:bottom w:val="none" w:sz="0" w:space="0" w:color="auto"/>
        <w:right w:val="none" w:sz="0" w:space="0" w:color="auto"/>
      </w:divBdr>
    </w:div>
    <w:div w:id="28799334">
      <w:bodyDiv w:val="1"/>
      <w:marLeft w:val="0"/>
      <w:marRight w:val="0"/>
      <w:marTop w:val="0"/>
      <w:marBottom w:val="0"/>
      <w:divBdr>
        <w:top w:val="none" w:sz="0" w:space="0" w:color="auto"/>
        <w:left w:val="none" w:sz="0" w:space="0" w:color="auto"/>
        <w:bottom w:val="none" w:sz="0" w:space="0" w:color="auto"/>
        <w:right w:val="none" w:sz="0" w:space="0" w:color="auto"/>
      </w:divBdr>
    </w:div>
    <w:div w:id="29303409">
      <w:bodyDiv w:val="1"/>
      <w:marLeft w:val="0"/>
      <w:marRight w:val="0"/>
      <w:marTop w:val="0"/>
      <w:marBottom w:val="0"/>
      <w:divBdr>
        <w:top w:val="none" w:sz="0" w:space="0" w:color="auto"/>
        <w:left w:val="none" w:sz="0" w:space="0" w:color="auto"/>
        <w:bottom w:val="none" w:sz="0" w:space="0" w:color="auto"/>
        <w:right w:val="none" w:sz="0" w:space="0" w:color="auto"/>
      </w:divBdr>
    </w:div>
    <w:div w:id="33620591">
      <w:bodyDiv w:val="1"/>
      <w:marLeft w:val="0"/>
      <w:marRight w:val="0"/>
      <w:marTop w:val="0"/>
      <w:marBottom w:val="0"/>
      <w:divBdr>
        <w:top w:val="none" w:sz="0" w:space="0" w:color="auto"/>
        <w:left w:val="none" w:sz="0" w:space="0" w:color="auto"/>
        <w:bottom w:val="none" w:sz="0" w:space="0" w:color="auto"/>
        <w:right w:val="none" w:sz="0" w:space="0" w:color="auto"/>
      </w:divBdr>
    </w:div>
    <w:div w:id="34625622">
      <w:bodyDiv w:val="1"/>
      <w:marLeft w:val="0"/>
      <w:marRight w:val="0"/>
      <w:marTop w:val="0"/>
      <w:marBottom w:val="0"/>
      <w:divBdr>
        <w:top w:val="none" w:sz="0" w:space="0" w:color="auto"/>
        <w:left w:val="none" w:sz="0" w:space="0" w:color="auto"/>
        <w:bottom w:val="none" w:sz="0" w:space="0" w:color="auto"/>
        <w:right w:val="none" w:sz="0" w:space="0" w:color="auto"/>
      </w:divBdr>
    </w:div>
    <w:div w:id="34888152">
      <w:bodyDiv w:val="1"/>
      <w:marLeft w:val="0"/>
      <w:marRight w:val="0"/>
      <w:marTop w:val="0"/>
      <w:marBottom w:val="0"/>
      <w:divBdr>
        <w:top w:val="none" w:sz="0" w:space="0" w:color="auto"/>
        <w:left w:val="none" w:sz="0" w:space="0" w:color="auto"/>
        <w:bottom w:val="none" w:sz="0" w:space="0" w:color="auto"/>
        <w:right w:val="none" w:sz="0" w:space="0" w:color="auto"/>
      </w:divBdr>
    </w:div>
    <w:div w:id="35811264">
      <w:bodyDiv w:val="1"/>
      <w:marLeft w:val="0"/>
      <w:marRight w:val="0"/>
      <w:marTop w:val="0"/>
      <w:marBottom w:val="0"/>
      <w:divBdr>
        <w:top w:val="none" w:sz="0" w:space="0" w:color="auto"/>
        <w:left w:val="none" w:sz="0" w:space="0" w:color="auto"/>
        <w:bottom w:val="none" w:sz="0" w:space="0" w:color="auto"/>
        <w:right w:val="none" w:sz="0" w:space="0" w:color="auto"/>
      </w:divBdr>
    </w:div>
    <w:div w:id="52705971">
      <w:bodyDiv w:val="1"/>
      <w:marLeft w:val="0"/>
      <w:marRight w:val="0"/>
      <w:marTop w:val="0"/>
      <w:marBottom w:val="0"/>
      <w:divBdr>
        <w:top w:val="none" w:sz="0" w:space="0" w:color="auto"/>
        <w:left w:val="none" w:sz="0" w:space="0" w:color="auto"/>
        <w:bottom w:val="none" w:sz="0" w:space="0" w:color="auto"/>
        <w:right w:val="none" w:sz="0" w:space="0" w:color="auto"/>
      </w:divBdr>
    </w:div>
    <w:div w:id="55469339">
      <w:bodyDiv w:val="1"/>
      <w:marLeft w:val="0"/>
      <w:marRight w:val="0"/>
      <w:marTop w:val="0"/>
      <w:marBottom w:val="0"/>
      <w:divBdr>
        <w:top w:val="none" w:sz="0" w:space="0" w:color="auto"/>
        <w:left w:val="none" w:sz="0" w:space="0" w:color="auto"/>
        <w:bottom w:val="none" w:sz="0" w:space="0" w:color="auto"/>
        <w:right w:val="none" w:sz="0" w:space="0" w:color="auto"/>
      </w:divBdr>
    </w:div>
    <w:div w:id="55711281">
      <w:bodyDiv w:val="1"/>
      <w:marLeft w:val="0"/>
      <w:marRight w:val="0"/>
      <w:marTop w:val="0"/>
      <w:marBottom w:val="0"/>
      <w:divBdr>
        <w:top w:val="none" w:sz="0" w:space="0" w:color="auto"/>
        <w:left w:val="none" w:sz="0" w:space="0" w:color="auto"/>
        <w:bottom w:val="none" w:sz="0" w:space="0" w:color="auto"/>
        <w:right w:val="none" w:sz="0" w:space="0" w:color="auto"/>
      </w:divBdr>
    </w:div>
    <w:div w:id="57168852">
      <w:bodyDiv w:val="1"/>
      <w:marLeft w:val="0"/>
      <w:marRight w:val="0"/>
      <w:marTop w:val="0"/>
      <w:marBottom w:val="0"/>
      <w:divBdr>
        <w:top w:val="none" w:sz="0" w:space="0" w:color="auto"/>
        <w:left w:val="none" w:sz="0" w:space="0" w:color="auto"/>
        <w:bottom w:val="none" w:sz="0" w:space="0" w:color="auto"/>
        <w:right w:val="none" w:sz="0" w:space="0" w:color="auto"/>
      </w:divBdr>
    </w:div>
    <w:div w:id="58406321">
      <w:bodyDiv w:val="1"/>
      <w:marLeft w:val="0"/>
      <w:marRight w:val="0"/>
      <w:marTop w:val="0"/>
      <w:marBottom w:val="0"/>
      <w:divBdr>
        <w:top w:val="none" w:sz="0" w:space="0" w:color="auto"/>
        <w:left w:val="none" w:sz="0" w:space="0" w:color="auto"/>
        <w:bottom w:val="none" w:sz="0" w:space="0" w:color="auto"/>
        <w:right w:val="none" w:sz="0" w:space="0" w:color="auto"/>
      </w:divBdr>
    </w:div>
    <w:div w:id="59599080">
      <w:bodyDiv w:val="1"/>
      <w:marLeft w:val="0"/>
      <w:marRight w:val="0"/>
      <w:marTop w:val="0"/>
      <w:marBottom w:val="0"/>
      <w:divBdr>
        <w:top w:val="none" w:sz="0" w:space="0" w:color="auto"/>
        <w:left w:val="none" w:sz="0" w:space="0" w:color="auto"/>
        <w:bottom w:val="none" w:sz="0" w:space="0" w:color="auto"/>
        <w:right w:val="none" w:sz="0" w:space="0" w:color="auto"/>
      </w:divBdr>
    </w:div>
    <w:div w:id="64106520">
      <w:bodyDiv w:val="1"/>
      <w:marLeft w:val="0"/>
      <w:marRight w:val="0"/>
      <w:marTop w:val="0"/>
      <w:marBottom w:val="0"/>
      <w:divBdr>
        <w:top w:val="none" w:sz="0" w:space="0" w:color="auto"/>
        <w:left w:val="none" w:sz="0" w:space="0" w:color="auto"/>
        <w:bottom w:val="none" w:sz="0" w:space="0" w:color="auto"/>
        <w:right w:val="none" w:sz="0" w:space="0" w:color="auto"/>
      </w:divBdr>
    </w:div>
    <w:div w:id="70935515">
      <w:bodyDiv w:val="1"/>
      <w:marLeft w:val="0"/>
      <w:marRight w:val="0"/>
      <w:marTop w:val="0"/>
      <w:marBottom w:val="0"/>
      <w:divBdr>
        <w:top w:val="none" w:sz="0" w:space="0" w:color="auto"/>
        <w:left w:val="none" w:sz="0" w:space="0" w:color="auto"/>
        <w:bottom w:val="none" w:sz="0" w:space="0" w:color="auto"/>
        <w:right w:val="none" w:sz="0" w:space="0" w:color="auto"/>
      </w:divBdr>
    </w:div>
    <w:div w:id="74978423">
      <w:bodyDiv w:val="1"/>
      <w:marLeft w:val="0"/>
      <w:marRight w:val="0"/>
      <w:marTop w:val="0"/>
      <w:marBottom w:val="0"/>
      <w:divBdr>
        <w:top w:val="none" w:sz="0" w:space="0" w:color="auto"/>
        <w:left w:val="none" w:sz="0" w:space="0" w:color="auto"/>
        <w:bottom w:val="none" w:sz="0" w:space="0" w:color="auto"/>
        <w:right w:val="none" w:sz="0" w:space="0" w:color="auto"/>
      </w:divBdr>
    </w:div>
    <w:div w:id="91553956">
      <w:bodyDiv w:val="1"/>
      <w:marLeft w:val="0"/>
      <w:marRight w:val="0"/>
      <w:marTop w:val="0"/>
      <w:marBottom w:val="0"/>
      <w:divBdr>
        <w:top w:val="none" w:sz="0" w:space="0" w:color="auto"/>
        <w:left w:val="none" w:sz="0" w:space="0" w:color="auto"/>
        <w:bottom w:val="none" w:sz="0" w:space="0" w:color="auto"/>
        <w:right w:val="none" w:sz="0" w:space="0" w:color="auto"/>
      </w:divBdr>
    </w:div>
    <w:div w:id="93789984">
      <w:bodyDiv w:val="1"/>
      <w:marLeft w:val="0"/>
      <w:marRight w:val="0"/>
      <w:marTop w:val="0"/>
      <w:marBottom w:val="0"/>
      <w:divBdr>
        <w:top w:val="none" w:sz="0" w:space="0" w:color="auto"/>
        <w:left w:val="none" w:sz="0" w:space="0" w:color="auto"/>
        <w:bottom w:val="none" w:sz="0" w:space="0" w:color="auto"/>
        <w:right w:val="none" w:sz="0" w:space="0" w:color="auto"/>
      </w:divBdr>
    </w:div>
    <w:div w:id="97264401">
      <w:bodyDiv w:val="1"/>
      <w:marLeft w:val="0"/>
      <w:marRight w:val="0"/>
      <w:marTop w:val="0"/>
      <w:marBottom w:val="0"/>
      <w:divBdr>
        <w:top w:val="none" w:sz="0" w:space="0" w:color="auto"/>
        <w:left w:val="none" w:sz="0" w:space="0" w:color="auto"/>
        <w:bottom w:val="none" w:sz="0" w:space="0" w:color="auto"/>
        <w:right w:val="none" w:sz="0" w:space="0" w:color="auto"/>
      </w:divBdr>
    </w:div>
    <w:div w:id="105975587">
      <w:bodyDiv w:val="1"/>
      <w:marLeft w:val="0"/>
      <w:marRight w:val="0"/>
      <w:marTop w:val="0"/>
      <w:marBottom w:val="0"/>
      <w:divBdr>
        <w:top w:val="none" w:sz="0" w:space="0" w:color="auto"/>
        <w:left w:val="none" w:sz="0" w:space="0" w:color="auto"/>
        <w:bottom w:val="none" w:sz="0" w:space="0" w:color="auto"/>
        <w:right w:val="none" w:sz="0" w:space="0" w:color="auto"/>
      </w:divBdr>
    </w:div>
    <w:div w:id="106778012">
      <w:bodyDiv w:val="1"/>
      <w:marLeft w:val="0"/>
      <w:marRight w:val="0"/>
      <w:marTop w:val="0"/>
      <w:marBottom w:val="0"/>
      <w:divBdr>
        <w:top w:val="none" w:sz="0" w:space="0" w:color="auto"/>
        <w:left w:val="none" w:sz="0" w:space="0" w:color="auto"/>
        <w:bottom w:val="none" w:sz="0" w:space="0" w:color="auto"/>
        <w:right w:val="none" w:sz="0" w:space="0" w:color="auto"/>
      </w:divBdr>
    </w:div>
    <w:div w:id="118257900">
      <w:bodyDiv w:val="1"/>
      <w:marLeft w:val="0"/>
      <w:marRight w:val="0"/>
      <w:marTop w:val="0"/>
      <w:marBottom w:val="0"/>
      <w:divBdr>
        <w:top w:val="none" w:sz="0" w:space="0" w:color="auto"/>
        <w:left w:val="none" w:sz="0" w:space="0" w:color="auto"/>
        <w:bottom w:val="none" w:sz="0" w:space="0" w:color="auto"/>
        <w:right w:val="none" w:sz="0" w:space="0" w:color="auto"/>
      </w:divBdr>
    </w:div>
    <w:div w:id="122432163">
      <w:bodyDiv w:val="1"/>
      <w:marLeft w:val="0"/>
      <w:marRight w:val="0"/>
      <w:marTop w:val="0"/>
      <w:marBottom w:val="0"/>
      <w:divBdr>
        <w:top w:val="none" w:sz="0" w:space="0" w:color="auto"/>
        <w:left w:val="none" w:sz="0" w:space="0" w:color="auto"/>
        <w:bottom w:val="none" w:sz="0" w:space="0" w:color="auto"/>
        <w:right w:val="none" w:sz="0" w:space="0" w:color="auto"/>
      </w:divBdr>
    </w:div>
    <w:div w:id="126122866">
      <w:bodyDiv w:val="1"/>
      <w:marLeft w:val="0"/>
      <w:marRight w:val="0"/>
      <w:marTop w:val="0"/>
      <w:marBottom w:val="0"/>
      <w:divBdr>
        <w:top w:val="none" w:sz="0" w:space="0" w:color="auto"/>
        <w:left w:val="none" w:sz="0" w:space="0" w:color="auto"/>
        <w:bottom w:val="none" w:sz="0" w:space="0" w:color="auto"/>
        <w:right w:val="none" w:sz="0" w:space="0" w:color="auto"/>
      </w:divBdr>
    </w:div>
    <w:div w:id="133182742">
      <w:bodyDiv w:val="1"/>
      <w:marLeft w:val="0"/>
      <w:marRight w:val="0"/>
      <w:marTop w:val="0"/>
      <w:marBottom w:val="0"/>
      <w:divBdr>
        <w:top w:val="none" w:sz="0" w:space="0" w:color="auto"/>
        <w:left w:val="none" w:sz="0" w:space="0" w:color="auto"/>
        <w:bottom w:val="none" w:sz="0" w:space="0" w:color="auto"/>
        <w:right w:val="none" w:sz="0" w:space="0" w:color="auto"/>
      </w:divBdr>
    </w:div>
    <w:div w:id="136580468">
      <w:bodyDiv w:val="1"/>
      <w:marLeft w:val="0"/>
      <w:marRight w:val="0"/>
      <w:marTop w:val="0"/>
      <w:marBottom w:val="0"/>
      <w:divBdr>
        <w:top w:val="none" w:sz="0" w:space="0" w:color="auto"/>
        <w:left w:val="none" w:sz="0" w:space="0" w:color="auto"/>
        <w:bottom w:val="none" w:sz="0" w:space="0" w:color="auto"/>
        <w:right w:val="none" w:sz="0" w:space="0" w:color="auto"/>
      </w:divBdr>
    </w:div>
    <w:div w:id="139856283">
      <w:bodyDiv w:val="1"/>
      <w:marLeft w:val="0"/>
      <w:marRight w:val="0"/>
      <w:marTop w:val="0"/>
      <w:marBottom w:val="0"/>
      <w:divBdr>
        <w:top w:val="none" w:sz="0" w:space="0" w:color="auto"/>
        <w:left w:val="none" w:sz="0" w:space="0" w:color="auto"/>
        <w:bottom w:val="none" w:sz="0" w:space="0" w:color="auto"/>
        <w:right w:val="none" w:sz="0" w:space="0" w:color="auto"/>
      </w:divBdr>
    </w:div>
    <w:div w:id="140538459">
      <w:bodyDiv w:val="1"/>
      <w:marLeft w:val="0"/>
      <w:marRight w:val="0"/>
      <w:marTop w:val="0"/>
      <w:marBottom w:val="0"/>
      <w:divBdr>
        <w:top w:val="none" w:sz="0" w:space="0" w:color="auto"/>
        <w:left w:val="none" w:sz="0" w:space="0" w:color="auto"/>
        <w:bottom w:val="none" w:sz="0" w:space="0" w:color="auto"/>
        <w:right w:val="none" w:sz="0" w:space="0" w:color="auto"/>
      </w:divBdr>
    </w:div>
    <w:div w:id="142431224">
      <w:bodyDiv w:val="1"/>
      <w:marLeft w:val="0"/>
      <w:marRight w:val="0"/>
      <w:marTop w:val="0"/>
      <w:marBottom w:val="0"/>
      <w:divBdr>
        <w:top w:val="none" w:sz="0" w:space="0" w:color="auto"/>
        <w:left w:val="none" w:sz="0" w:space="0" w:color="auto"/>
        <w:bottom w:val="none" w:sz="0" w:space="0" w:color="auto"/>
        <w:right w:val="none" w:sz="0" w:space="0" w:color="auto"/>
      </w:divBdr>
    </w:div>
    <w:div w:id="142551737">
      <w:bodyDiv w:val="1"/>
      <w:marLeft w:val="0"/>
      <w:marRight w:val="0"/>
      <w:marTop w:val="0"/>
      <w:marBottom w:val="0"/>
      <w:divBdr>
        <w:top w:val="none" w:sz="0" w:space="0" w:color="auto"/>
        <w:left w:val="none" w:sz="0" w:space="0" w:color="auto"/>
        <w:bottom w:val="none" w:sz="0" w:space="0" w:color="auto"/>
        <w:right w:val="none" w:sz="0" w:space="0" w:color="auto"/>
      </w:divBdr>
    </w:div>
    <w:div w:id="143161074">
      <w:bodyDiv w:val="1"/>
      <w:marLeft w:val="0"/>
      <w:marRight w:val="0"/>
      <w:marTop w:val="0"/>
      <w:marBottom w:val="0"/>
      <w:divBdr>
        <w:top w:val="none" w:sz="0" w:space="0" w:color="auto"/>
        <w:left w:val="none" w:sz="0" w:space="0" w:color="auto"/>
        <w:bottom w:val="none" w:sz="0" w:space="0" w:color="auto"/>
        <w:right w:val="none" w:sz="0" w:space="0" w:color="auto"/>
      </w:divBdr>
    </w:div>
    <w:div w:id="147749613">
      <w:bodyDiv w:val="1"/>
      <w:marLeft w:val="0"/>
      <w:marRight w:val="0"/>
      <w:marTop w:val="0"/>
      <w:marBottom w:val="0"/>
      <w:divBdr>
        <w:top w:val="none" w:sz="0" w:space="0" w:color="auto"/>
        <w:left w:val="none" w:sz="0" w:space="0" w:color="auto"/>
        <w:bottom w:val="none" w:sz="0" w:space="0" w:color="auto"/>
        <w:right w:val="none" w:sz="0" w:space="0" w:color="auto"/>
      </w:divBdr>
    </w:div>
    <w:div w:id="149755537">
      <w:bodyDiv w:val="1"/>
      <w:marLeft w:val="0"/>
      <w:marRight w:val="0"/>
      <w:marTop w:val="0"/>
      <w:marBottom w:val="0"/>
      <w:divBdr>
        <w:top w:val="none" w:sz="0" w:space="0" w:color="auto"/>
        <w:left w:val="none" w:sz="0" w:space="0" w:color="auto"/>
        <w:bottom w:val="none" w:sz="0" w:space="0" w:color="auto"/>
        <w:right w:val="none" w:sz="0" w:space="0" w:color="auto"/>
      </w:divBdr>
    </w:div>
    <w:div w:id="156923453">
      <w:bodyDiv w:val="1"/>
      <w:marLeft w:val="0"/>
      <w:marRight w:val="0"/>
      <w:marTop w:val="0"/>
      <w:marBottom w:val="0"/>
      <w:divBdr>
        <w:top w:val="none" w:sz="0" w:space="0" w:color="auto"/>
        <w:left w:val="none" w:sz="0" w:space="0" w:color="auto"/>
        <w:bottom w:val="none" w:sz="0" w:space="0" w:color="auto"/>
        <w:right w:val="none" w:sz="0" w:space="0" w:color="auto"/>
      </w:divBdr>
    </w:div>
    <w:div w:id="161896418">
      <w:bodyDiv w:val="1"/>
      <w:marLeft w:val="0"/>
      <w:marRight w:val="0"/>
      <w:marTop w:val="0"/>
      <w:marBottom w:val="0"/>
      <w:divBdr>
        <w:top w:val="none" w:sz="0" w:space="0" w:color="auto"/>
        <w:left w:val="none" w:sz="0" w:space="0" w:color="auto"/>
        <w:bottom w:val="none" w:sz="0" w:space="0" w:color="auto"/>
        <w:right w:val="none" w:sz="0" w:space="0" w:color="auto"/>
      </w:divBdr>
    </w:div>
    <w:div w:id="162935898">
      <w:bodyDiv w:val="1"/>
      <w:marLeft w:val="0"/>
      <w:marRight w:val="0"/>
      <w:marTop w:val="0"/>
      <w:marBottom w:val="0"/>
      <w:divBdr>
        <w:top w:val="none" w:sz="0" w:space="0" w:color="auto"/>
        <w:left w:val="none" w:sz="0" w:space="0" w:color="auto"/>
        <w:bottom w:val="none" w:sz="0" w:space="0" w:color="auto"/>
        <w:right w:val="none" w:sz="0" w:space="0" w:color="auto"/>
      </w:divBdr>
    </w:div>
    <w:div w:id="163665830">
      <w:bodyDiv w:val="1"/>
      <w:marLeft w:val="0"/>
      <w:marRight w:val="0"/>
      <w:marTop w:val="0"/>
      <w:marBottom w:val="0"/>
      <w:divBdr>
        <w:top w:val="none" w:sz="0" w:space="0" w:color="auto"/>
        <w:left w:val="none" w:sz="0" w:space="0" w:color="auto"/>
        <w:bottom w:val="none" w:sz="0" w:space="0" w:color="auto"/>
        <w:right w:val="none" w:sz="0" w:space="0" w:color="auto"/>
      </w:divBdr>
    </w:div>
    <w:div w:id="163982954">
      <w:bodyDiv w:val="1"/>
      <w:marLeft w:val="0"/>
      <w:marRight w:val="0"/>
      <w:marTop w:val="0"/>
      <w:marBottom w:val="0"/>
      <w:divBdr>
        <w:top w:val="none" w:sz="0" w:space="0" w:color="auto"/>
        <w:left w:val="none" w:sz="0" w:space="0" w:color="auto"/>
        <w:bottom w:val="none" w:sz="0" w:space="0" w:color="auto"/>
        <w:right w:val="none" w:sz="0" w:space="0" w:color="auto"/>
      </w:divBdr>
    </w:div>
    <w:div w:id="166942504">
      <w:bodyDiv w:val="1"/>
      <w:marLeft w:val="0"/>
      <w:marRight w:val="0"/>
      <w:marTop w:val="0"/>
      <w:marBottom w:val="0"/>
      <w:divBdr>
        <w:top w:val="none" w:sz="0" w:space="0" w:color="auto"/>
        <w:left w:val="none" w:sz="0" w:space="0" w:color="auto"/>
        <w:bottom w:val="none" w:sz="0" w:space="0" w:color="auto"/>
        <w:right w:val="none" w:sz="0" w:space="0" w:color="auto"/>
      </w:divBdr>
    </w:div>
    <w:div w:id="170728364">
      <w:bodyDiv w:val="1"/>
      <w:marLeft w:val="0"/>
      <w:marRight w:val="0"/>
      <w:marTop w:val="0"/>
      <w:marBottom w:val="0"/>
      <w:divBdr>
        <w:top w:val="none" w:sz="0" w:space="0" w:color="auto"/>
        <w:left w:val="none" w:sz="0" w:space="0" w:color="auto"/>
        <w:bottom w:val="none" w:sz="0" w:space="0" w:color="auto"/>
        <w:right w:val="none" w:sz="0" w:space="0" w:color="auto"/>
      </w:divBdr>
    </w:div>
    <w:div w:id="173687374">
      <w:bodyDiv w:val="1"/>
      <w:marLeft w:val="0"/>
      <w:marRight w:val="0"/>
      <w:marTop w:val="0"/>
      <w:marBottom w:val="0"/>
      <w:divBdr>
        <w:top w:val="none" w:sz="0" w:space="0" w:color="auto"/>
        <w:left w:val="none" w:sz="0" w:space="0" w:color="auto"/>
        <w:bottom w:val="none" w:sz="0" w:space="0" w:color="auto"/>
        <w:right w:val="none" w:sz="0" w:space="0" w:color="auto"/>
      </w:divBdr>
    </w:div>
    <w:div w:id="183717320">
      <w:bodyDiv w:val="1"/>
      <w:marLeft w:val="0"/>
      <w:marRight w:val="0"/>
      <w:marTop w:val="0"/>
      <w:marBottom w:val="0"/>
      <w:divBdr>
        <w:top w:val="none" w:sz="0" w:space="0" w:color="auto"/>
        <w:left w:val="none" w:sz="0" w:space="0" w:color="auto"/>
        <w:bottom w:val="none" w:sz="0" w:space="0" w:color="auto"/>
        <w:right w:val="none" w:sz="0" w:space="0" w:color="auto"/>
      </w:divBdr>
    </w:div>
    <w:div w:id="186918589">
      <w:bodyDiv w:val="1"/>
      <w:marLeft w:val="0"/>
      <w:marRight w:val="0"/>
      <w:marTop w:val="0"/>
      <w:marBottom w:val="0"/>
      <w:divBdr>
        <w:top w:val="none" w:sz="0" w:space="0" w:color="auto"/>
        <w:left w:val="none" w:sz="0" w:space="0" w:color="auto"/>
        <w:bottom w:val="none" w:sz="0" w:space="0" w:color="auto"/>
        <w:right w:val="none" w:sz="0" w:space="0" w:color="auto"/>
      </w:divBdr>
    </w:div>
    <w:div w:id="188687136">
      <w:bodyDiv w:val="1"/>
      <w:marLeft w:val="0"/>
      <w:marRight w:val="0"/>
      <w:marTop w:val="0"/>
      <w:marBottom w:val="0"/>
      <w:divBdr>
        <w:top w:val="none" w:sz="0" w:space="0" w:color="auto"/>
        <w:left w:val="none" w:sz="0" w:space="0" w:color="auto"/>
        <w:bottom w:val="none" w:sz="0" w:space="0" w:color="auto"/>
        <w:right w:val="none" w:sz="0" w:space="0" w:color="auto"/>
      </w:divBdr>
    </w:div>
    <w:div w:id="193690723">
      <w:bodyDiv w:val="1"/>
      <w:marLeft w:val="0"/>
      <w:marRight w:val="0"/>
      <w:marTop w:val="0"/>
      <w:marBottom w:val="0"/>
      <w:divBdr>
        <w:top w:val="none" w:sz="0" w:space="0" w:color="auto"/>
        <w:left w:val="none" w:sz="0" w:space="0" w:color="auto"/>
        <w:bottom w:val="none" w:sz="0" w:space="0" w:color="auto"/>
        <w:right w:val="none" w:sz="0" w:space="0" w:color="auto"/>
      </w:divBdr>
    </w:div>
    <w:div w:id="195775051">
      <w:bodyDiv w:val="1"/>
      <w:marLeft w:val="0"/>
      <w:marRight w:val="0"/>
      <w:marTop w:val="0"/>
      <w:marBottom w:val="0"/>
      <w:divBdr>
        <w:top w:val="none" w:sz="0" w:space="0" w:color="auto"/>
        <w:left w:val="none" w:sz="0" w:space="0" w:color="auto"/>
        <w:bottom w:val="none" w:sz="0" w:space="0" w:color="auto"/>
        <w:right w:val="none" w:sz="0" w:space="0" w:color="auto"/>
      </w:divBdr>
    </w:div>
    <w:div w:id="196628556">
      <w:bodyDiv w:val="1"/>
      <w:marLeft w:val="0"/>
      <w:marRight w:val="0"/>
      <w:marTop w:val="0"/>
      <w:marBottom w:val="0"/>
      <w:divBdr>
        <w:top w:val="none" w:sz="0" w:space="0" w:color="auto"/>
        <w:left w:val="none" w:sz="0" w:space="0" w:color="auto"/>
        <w:bottom w:val="none" w:sz="0" w:space="0" w:color="auto"/>
        <w:right w:val="none" w:sz="0" w:space="0" w:color="auto"/>
      </w:divBdr>
    </w:div>
    <w:div w:id="201287745">
      <w:bodyDiv w:val="1"/>
      <w:marLeft w:val="0"/>
      <w:marRight w:val="0"/>
      <w:marTop w:val="0"/>
      <w:marBottom w:val="0"/>
      <w:divBdr>
        <w:top w:val="none" w:sz="0" w:space="0" w:color="auto"/>
        <w:left w:val="none" w:sz="0" w:space="0" w:color="auto"/>
        <w:bottom w:val="none" w:sz="0" w:space="0" w:color="auto"/>
        <w:right w:val="none" w:sz="0" w:space="0" w:color="auto"/>
      </w:divBdr>
    </w:div>
    <w:div w:id="206184298">
      <w:bodyDiv w:val="1"/>
      <w:marLeft w:val="0"/>
      <w:marRight w:val="0"/>
      <w:marTop w:val="0"/>
      <w:marBottom w:val="0"/>
      <w:divBdr>
        <w:top w:val="none" w:sz="0" w:space="0" w:color="auto"/>
        <w:left w:val="none" w:sz="0" w:space="0" w:color="auto"/>
        <w:bottom w:val="none" w:sz="0" w:space="0" w:color="auto"/>
        <w:right w:val="none" w:sz="0" w:space="0" w:color="auto"/>
      </w:divBdr>
    </w:div>
    <w:div w:id="207423865">
      <w:bodyDiv w:val="1"/>
      <w:marLeft w:val="0"/>
      <w:marRight w:val="0"/>
      <w:marTop w:val="0"/>
      <w:marBottom w:val="0"/>
      <w:divBdr>
        <w:top w:val="none" w:sz="0" w:space="0" w:color="auto"/>
        <w:left w:val="none" w:sz="0" w:space="0" w:color="auto"/>
        <w:bottom w:val="none" w:sz="0" w:space="0" w:color="auto"/>
        <w:right w:val="none" w:sz="0" w:space="0" w:color="auto"/>
      </w:divBdr>
    </w:div>
    <w:div w:id="213546704">
      <w:bodyDiv w:val="1"/>
      <w:marLeft w:val="0"/>
      <w:marRight w:val="0"/>
      <w:marTop w:val="0"/>
      <w:marBottom w:val="0"/>
      <w:divBdr>
        <w:top w:val="none" w:sz="0" w:space="0" w:color="auto"/>
        <w:left w:val="none" w:sz="0" w:space="0" w:color="auto"/>
        <w:bottom w:val="none" w:sz="0" w:space="0" w:color="auto"/>
        <w:right w:val="none" w:sz="0" w:space="0" w:color="auto"/>
      </w:divBdr>
    </w:div>
    <w:div w:id="216359289">
      <w:bodyDiv w:val="1"/>
      <w:marLeft w:val="0"/>
      <w:marRight w:val="0"/>
      <w:marTop w:val="0"/>
      <w:marBottom w:val="0"/>
      <w:divBdr>
        <w:top w:val="none" w:sz="0" w:space="0" w:color="auto"/>
        <w:left w:val="none" w:sz="0" w:space="0" w:color="auto"/>
        <w:bottom w:val="none" w:sz="0" w:space="0" w:color="auto"/>
        <w:right w:val="none" w:sz="0" w:space="0" w:color="auto"/>
      </w:divBdr>
    </w:div>
    <w:div w:id="219024118">
      <w:bodyDiv w:val="1"/>
      <w:marLeft w:val="0"/>
      <w:marRight w:val="0"/>
      <w:marTop w:val="0"/>
      <w:marBottom w:val="0"/>
      <w:divBdr>
        <w:top w:val="none" w:sz="0" w:space="0" w:color="auto"/>
        <w:left w:val="none" w:sz="0" w:space="0" w:color="auto"/>
        <w:bottom w:val="none" w:sz="0" w:space="0" w:color="auto"/>
        <w:right w:val="none" w:sz="0" w:space="0" w:color="auto"/>
      </w:divBdr>
    </w:div>
    <w:div w:id="219439075">
      <w:bodyDiv w:val="1"/>
      <w:marLeft w:val="0"/>
      <w:marRight w:val="0"/>
      <w:marTop w:val="0"/>
      <w:marBottom w:val="0"/>
      <w:divBdr>
        <w:top w:val="none" w:sz="0" w:space="0" w:color="auto"/>
        <w:left w:val="none" w:sz="0" w:space="0" w:color="auto"/>
        <w:bottom w:val="none" w:sz="0" w:space="0" w:color="auto"/>
        <w:right w:val="none" w:sz="0" w:space="0" w:color="auto"/>
      </w:divBdr>
    </w:div>
    <w:div w:id="219755434">
      <w:bodyDiv w:val="1"/>
      <w:marLeft w:val="0"/>
      <w:marRight w:val="0"/>
      <w:marTop w:val="0"/>
      <w:marBottom w:val="0"/>
      <w:divBdr>
        <w:top w:val="none" w:sz="0" w:space="0" w:color="auto"/>
        <w:left w:val="none" w:sz="0" w:space="0" w:color="auto"/>
        <w:bottom w:val="none" w:sz="0" w:space="0" w:color="auto"/>
        <w:right w:val="none" w:sz="0" w:space="0" w:color="auto"/>
      </w:divBdr>
    </w:div>
    <w:div w:id="221139105">
      <w:bodyDiv w:val="1"/>
      <w:marLeft w:val="0"/>
      <w:marRight w:val="0"/>
      <w:marTop w:val="0"/>
      <w:marBottom w:val="0"/>
      <w:divBdr>
        <w:top w:val="none" w:sz="0" w:space="0" w:color="auto"/>
        <w:left w:val="none" w:sz="0" w:space="0" w:color="auto"/>
        <w:bottom w:val="none" w:sz="0" w:space="0" w:color="auto"/>
        <w:right w:val="none" w:sz="0" w:space="0" w:color="auto"/>
      </w:divBdr>
    </w:div>
    <w:div w:id="222957877">
      <w:bodyDiv w:val="1"/>
      <w:marLeft w:val="0"/>
      <w:marRight w:val="0"/>
      <w:marTop w:val="0"/>
      <w:marBottom w:val="0"/>
      <w:divBdr>
        <w:top w:val="none" w:sz="0" w:space="0" w:color="auto"/>
        <w:left w:val="none" w:sz="0" w:space="0" w:color="auto"/>
        <w:bottom w:val="none" w:sz="0" w:space="0" w:color="auto"/>
        <w:right w:val="none" w:sz="0" w:space="0" w:color="auto"/>
      </w:divBdr>
    </w:div>
    <w:div w:id="225645923">
      <w:bodyDiv w:val="1"/>
      <w:marLeft w:val="0"/>
      <w:marRight w:val="0"/>
      <w:marTop w:val="0"/>
      <w:marBottom w:val="0"/>
      <w:divBdr>
        <w:top w:val="none" w:sz="0" w:space="0" w:color="auto"/>
        <w:left w:val="none" w:sz="0" w:space="0" w:color="auto"/>
        <w:bottom w:val="none" w:sz="0" w:space="0" w:color="auto"/>
        <w:right w:val="none" w:sz="0" w:space="0" w:color="auto"/>
      </w:divBdr>
    </w:div>
    <w:div w:id="229192583">
      <w:bodyDiv w:val="1"/>
      <w:marLeft w:val="0"/>
      <w:marRight w:val="0"/>
      <w:marTop w:val="0"/>
      <w:marBottom w:val="0"/>
      <w:divBdr>
        <w:top w:val="none" w:sz="0" w:space="0" w:color="auto"/>
        <w:left w:val="none" w:sz="0" w:space="0" w:color="auto"/>
        <w:bottom w:val="none" w:sz="0" w:space="0" w:color="auto"/>
        <w:right w:val="none" w:sz="0" w:space="0" w:color="auto"/>
      </w:divBdr>
    </w:div>
    <w:div w:id="229996901">
      <w:bodyDiv w:val="1"/>
      <w:marLeft w:val="0"/>
      <w:marRight w:val="0"/>
      <w:marTop w:val="0"/>
      <w:marBottom w:val="0"/>
      <w:divBdr>
        <w:top w:val="none" w:sz="0" w:space="0" w:color="auto"/>
        <w:left w:val="none" w:sz="0" w:space="0" w:color="auto"/>
        <w:bottom w:val="none" w:sz="0" w:space="0" w:color="auto"/>
        <w:right w:val="none" w:sz="0" w:space="0" w:color="auto"/>
      </w:divBdr>
    </w:div>
    <w:div w:id="230969412">
      <w:bodyDiv w:val="1"/>
      <w:marLeft w:val="0"/>
      <w:marRight w:val="0"/>
      <w:marTop w:val="0"/>
      <w:marBottom w:val="0"/>
      <w:divBdr>
        <w:top w:val="none" w:sz="0" w:space="0" w:color="auto"/>
        <w:left w:val="none" w:sz="0" w:space="0" w:color="auto"/>
        <w:bottom w:val="none" w:sz="0" w:space="0" w:color="auto"/>
        <w:right w:val="none" w:sz="0" w:space="0" w:color="auto"/>
      </w:divBdr>
    </w:div>
    <w:div w:id="236785892">
      <w:bodyDiv w:val="1"/>
      <w:marLeft w:val="0"/>
      <w:marRight w:val="0"/>
      <w:marTop w:val="0"/>
      <w:marBottom w:val="0"/>
      <w:divBdr>
        <w:top w:val="none" w:sz="0" w:space="0" w:color="auto"/>
        <w:left w:val="none" w:sz="0" w:space="0" w:color="auto"/>
        <w:bottom w:val="none" w:sz="0" w:space="0" w:color="auto"/>
        <w:right w:val="none" w:sz="0" w:space="0" w:color="auto"/>
      </w:divBdr>
    </w:div>
    <w:div w:id="246236999">
      <w:bodyDiv w:val="1"/>
      <w:marLeft w:val="0"/>
      <w:marRight w:val="0"/>
      <w:marTop w:val="0"/>
      <w:marBottom w:val="0"/>
      <w:divBdr>
        <w:top w:val="none" w:sz="0" w:space="0" w:color="auto"/>
        <w:left w:val="none" w:sz="0" w:space="0" w:color="auto"/>
        <w:bottom w:val="none" w:sz="0" w:space="0" w:color="auto"/>
        <w:right w:val="none" w:sz="0" w:space="0" w:color="auto"/>
      </w:divBdr>
    </w:div>
    <w:div w:id="249169200">
      <w:bodyDiv w:val="1"/>
      <w:marLeft w:val="0"/>
      <w:marRight w:val="0"/>
      <w:marTop w:val="0"/>
      <w:marBottom w:val="0"/>
      <w:divBdr>
        <w:top w:val="none" w:sz="0" w:space="0" w:color="auto"/>
        <w:left w:val="none" w:sz="0" w:space="0" w:color="auto"/>
        <w:bottom w:val="none" w:sz="0" w:space="0" w:color="auto"/>
        <w:right w:val="none" w:sz="0" w:space="0" w:color="auto"/>
      </w:divBdr>
    </w:div>
    <w:div w:id="249824779">
      <w:bodyDiv w:val="1"/>
      <w:marLeft w:val="0"/>
      <w:marRight w:val="0"/>
      <w:marTop w:val="0"/>
      <w:marBottom w:val="0"/>
      <w:divBdr>
        <w:top w:val="none" w:sz="0" w:space="0" w:color="auto"/>
        <w:left w:val="none" w:sz="0" w:space="0" w:color="auto"/>
        <w:bottom w:val="none" w:sz="0" w:space="0" w:color="auto"/>
        <w:right w:val="none" w:sz="0" w:space="0" w:color="auto"/>
      </w:divBdr>
    </w:div>
    <w:div w:id="255209739">
      <w:bodyDiv w:val="1"/>
      <w:marLeft w:val="0"/>
      <w:marRight w:val="0"/>
      <w:marTop w:val="0"/>
      <w:marBottom w:val="0"/>
      <w:divBdr>
        <w:top w:val="none" w:sz="0" w:space="0" w:color="auto"/>
        <w:left w:val="none" w:sz="0" w:space="0" w:color="auto"/>
        <w:bottom w:val="none" w:sz="0" w:space="0" w:color="auto"/>
        <w:right w:val="none" w:sz="0" w:space="0" w:color="auto"/>
      </w:divBdr>
    </w:div>
    <w:div w:id="257950052">
      <w:bodyDiv w:val="1"/>
      <w:marLeft w:val="0"/>
      <w:marRight w:val="0"/>
      <w:marTop w:val="0"/>
      <w:marBottom w:val="0"/>
      <w:divBdr>
        <w:top w:val="none" w:sz="0" w:space="0" w:color="auto"/>
        <w:left w:val="none" w:sz="0" w:space="0" w:color="auto"/>
        <w:bottom w:val="none" w:sz="0" w:space="0" w:color="auto"/>
        <w:right w:val="none" w:sz="0" w:space="0" w:color="auto"/>
      </w:divBdr>
    </w:div>
    <w:div w:id="262808866">
      <w:bodyDiv w:val="1"/>
      <w:marLeft w:val="0"/>
      <w:marRight w:val="0"/>
      <w:marTop w:val="0"/>
      <w:marBottom w:val="0"/>
      <w:divBdr>
        <w:top w:val="none" w:sz="0" w:space="0" w:color="auto"/>
        <w:left w:val="none" w:sz="0" w:space="0" w:color="auto"/>
        <w:bottom w:val="none" w:sz="0" w:space="0" w:color="auto"/>
        <w:right w:val="none" w:sz="0" w:space="0" w:color="auto"/>
      </w:divBdr>
    </w:div>
    <w:div w:id="274674434">
      <w:bodyDiv w:val="1"/>
      <w:marLeft w:val="0"/>
      <w:marRight w:val="0"/>
      <w:marTop w:val="0"/>
      <w:marBottom w:val="0"/>
      <w:divBdr>
        <w:top w:val="none" w:sz="0" w:space="0" w:color="auto"/>
        <w:left w:val="none" w:sz="0" w:space="0" w:color="auto"/>
        <w:bottom w:val="none" w:sz="0" w:space="0" w:color="auto"/>
        <w:right w:val="none" w:sz="0" w:space="0" w:color="auto"/>
      </w:divBdr>
    </w:div>
    <w:div w:id="274675759">
      <w:bodyDiv w:val="1"/>
      <w:marLeft w:val="0"/>
      <w:marRight w:val="0"/>
      <w:marTop w:val="0"/>
      <w:marBottom w:val="0"/>
      <w:divBdr>
        <w:top w:val="none" w:sz="0" w:space="0" w:color="auto"/>
        <w:left w:val="none" w:sz="0" w:space="0" w:color="auto"/>
        <w:bottom w:val="none" w:sz="0" w:space="0" w:color="auto"/>
        <w:right w:val="none" w:sz="0" w:space="0" w:color="auto"/>
      </w:divBdr>
    </w:div>
    <w:div w:id="276330616">
      <w:bodyDiv w:val="1"/>
      <w:marLeft w:val="0"/>
      <w:marRight w:val="0"/>
      <w:marTop w:val="0"/>
      <w:marBottom w:val="0"/>
      <w:divBdr>
        <w:top w:val="none" w:sz="0" w:space="0" w:color="auto"/>
        <w:left w:val="none" w:sz="0" w:space="0" w:color="auto"/>
        <w:bottom w:val="none" w:sz="0" w:space="0" w:color="auto"/>
        <w:right w:val="none" w:sz="0" w:space="0" w:color="auto"/>
      </w:divBdr>
    </w:div>
    <w:div w:id="282002241">
      <w:bodyDiv w:val="1"/>
      <w:marLeft w:val="0"/>
      <w:marRight w:val="0"/>
      <w:marTop w:val="0"/>
      <w:marBottom w:val="0"/>
      <w:divBdr>
        <w:top w:val="none" w:sz="0" w:space="0" w:color="auto"/>
        <w:left w:val="none" w:sz="0" w:space="0" w:color="auto"/>
        <w:bottom w:val="none" w:sz="0" w:space="0" w:color="auto"/>
        <w:right w:val="none" w:sz="0" w:space="0" w:color="auto"/>
      </w:divBdr>
    </w:div>
    <w:div w:id="284190871">
      <w:bodyDiv w:val="1"/>
      <w:marLeft w:val="0"/>
      <w:marRight w:val="0"/>
      <w:marTop w:val="0"/>
      <w:marBottom w:val="0"/>
      <w:divBdr>
        <w:top w:val="none" w:sz="0" w:space="0" w:color="auto"/>
        <w:left w:val="none" w:sz="0" w:space="0" w:color="auto"/>
        <w:bottom w:val="none" w:sz="0" w:space="0" w:color="auto"/>
        <w:right w:val="none" w:sz="0" w:space="0" w:color="auto"/>
      </w:divBdr>
    </w:div>
    <w:div w:id="286742413">
      <w:bodyDiv w:val="1"/>
      <w:marLeft w:val="0"/>
      <w:marRight w:val="0"/>
      <w:marTop w:val="0"/>
      <w:marBottom w:val="0"/>
      <w:divBdr>
        <w:top w:val="none" w:sz="0" w:space="0" w:color="auto"/>
        <w:left w:val="none" w:sz="0" w:space="0" w:color="auto"/>
        <w:bottom w:val="none" w:sz="0" w:space="0" w:color="auto"/>
        <w:right w:val="none" w:sz="0" w:space="0" w:color="auto"/>
      </w:divBdr>
    </w:div>
    <w:div w:id="287711493">
      <w:bodyDiv w:val="1"/>
      <w:marLeft w:val="0"/>
      <w:marRight w:val="0"/>
      <w:marTop w:val="0"/>
      <w:marBottom w:val="0"/>
      <w:divBdr>
        <w:top w:val="none" w:sz="0" w:space="0" w:color="auto"/>
        <w:left w:val="none" w:sz="0" w:space="0" w:color="auto"/>
        <w:bottom w:val="none" w:sz="0" w:space="0" w:color="auto"/>
        <w:right w:val="none" w:sz="0" w:space="0" w:color="auto"/>
      </w:divBdr>
    </w:div>
    <w:div w:id="298847217">
      <w:bodyDiv w:val="1"/>
      <w:marLeft w:val="0"/>
      <w:marRight w:val="0"/>
      <w:marTop w:val="0"/>
      <w:marBottom w:val="0"/>
      <w:divBdr>
        <w:top w:val="none" w:sz="0" w:space="0" w:color="auto"/>
        <w:left w:val="none" w:sz="0" w:space="0" w:color="auto"/>
        <w:bottom w:val="none" w:sz="0" w:space="0" w:color="auto"/>
        <w:right w:val="none" w:sz="0" w:space="0" w:color="auto"/>
      </w:divBdr>
    </w:div>
    <w:div w:id="300574115">
      <w:bodyDiv w:val="1"/>
      <w:marLeft w:val="0"/>
      <w:marRight w:val="0"/>
      <w:marTop w:val="0"/>
      <w:marBottom w:val="0"/>
      <w:divBdr>
        <w:top w:val="none" w:sz="0" w:space="0" w:color="auto"/>
        <w:left w:val="none" w:sz="0" w:space="0" w:color="auto"/>
        <w:bottom w:val="none" w:sz="0" w:space="0" w:color="auto"/>
        <w:right w:val="none" w:sz="0" w:space="0" w:color="auto"/>
      </w:divBdr>
    </w:div>
    <w:div w:id="312415701">
      <w:bodyDiv w:val="1"/>
      <w:marLeft w:val="0"/>
      <w:marRight w:val="0"/>
      <w:marTop w:val="0"/>
      <w:marBottom w:val="0"/>
      <w:divBdr>
        <w:top w:val="none" w:sz="0" w:space="0" w:color="auto"/>
        <w:left w:val="none" w:sz="0" w:space="0" w:color="auto"/>
        <w:bottom w:val="none" w:sz="0" w:space="0" w:color="auto"/>
        <w:right w:val="none" w:sz="0" w:space="0" w:color="auto"/>
      </w:divBdr>
    </w:div>
    <w:div w:id="316154659">
      <w:bodyDiv w:val="1"/>
      <w:marLeft w:val="0"/>
      <w:marRight w:val="0"/>
      <w:marTop w:val="0"/>
      <w:marBottom w:val="0"/>
      <w:divBdr>
        <w:top w:val="none" w:sz="0" w:space="0" w:color="auto"/>
        <w:left w:val="none" w:sz="0" w:space="0" w:color="auto"/>
        <w:bottom w:val="none" w:sz="0" w:space="0" w:color="auto"/>
        <w:right w:val="none" w:sz="0" w:space="0" w:color="auto"/>
      </w:divBdr>
    </w:div>
    <w:div w:id="317684940">
      <w:bodyDiv w:val="1"/>
      <w:marLeft w:val="0"/>
      <w:marRight w:val="0"/>
      <w:marTop w:val="0"/>
      <w:marBottom w:val="0"/>
      <w:divBdr>
        <w:top w:val="none" w:sz="0" w:space="0" w:color="auto"/>
        <w:left w:val="none" w:sz="0" w:space="0" w:color="auto"/>
        <w:bottom w:val="none" w:sz="0" w:space="0" w:color="auto"/>
        <w:right w:val="none" w:sz="0" w:space="0" w:color="auto"/>
      </w:divBdr>
    </w:div>
    <w:div w:id="321541986">
      <w:bodyDiv w:val="1"/>
      <w:marLeft w:val="0"/>
      <w:marRight w:val="0"/>
      <w:marTop w:val="0"/>
      <w:marBottom w:val="0"/>
      <w:divBdr>
        <w:top w:val="none" w:sz="0" w:space="0" w:color="auto"/>
        <w:left w:val="none" w:sz="0" w:space="0" w:color="auto"/>
        <w:bottom w:val="none" w:sz="0" w:space="0" w:color="auto"/>
        <w:right w:val="none" w:sz="0" w:space="0" w:color="auto"/>
      </w:divBdr>
    </w:div>
    <w:div w:id="323171616">
      <w:bodyDiv w:val="1"/>
      <w:marLeft w:val="0"/>
      <w:marRight w:val="0"/>
      <w:marTop w:val="0"/>
      <w:marBottom w:val="0"/>
      <w:divBdr>
        <w:top w:val="none" w:sz="0" w:space="0" w:color="auto"/>
        <w:left w:val="none" w:sz="0" w:space="0" w:color="auto"/>
        <w:bottom w:val="none" w:sz="0" w:space="0" w:color="auto"/>
        <w:right w:val="none" w:sz="0" w:space="0" w:color="auto"/>
      </w:divBdr>
    </w:div>
    <w:div w:id="337007574">
      <w:bodyDiv w:val="1"/>
      <w:marLeft w:val="0"/>
      <w:marRight w:val="0"/>
      <w:marTop w:val="0"/>
      <w:marBottom w:val="0"/>
      <w:divBdr>
        <w:top w:val="none" w:sz="0" w:space="0" w:color="auto"/>
        <w:left w:val="none" w:sz="0" w:space="0" w:color="auto"/>
        <w:bottom w:val="none" w:sz="0" w:space="0" w:color="auto"/>
        <w:right w:val="none" w:sz="0" w:space="0" w:color="auto"/>
      </w:divBdr>
    </w:div>
    <w:div w:id="340812370">
      <w:bodyDiv w:val="1"/>
      <w:marLeft w:val="0"/>
      <w:marRight w:val="0"/>
      <w:marTop w:val="0"/>
      <w:marBottom w:val="0"/>
      <w:divBdr>
        <w:top w:val="none" w:sz="0" w:space="0" w:color="auto"/>
        <w:left w:val="none" w:sz="0" w:space="0" w:color="auto"/>
        <w:bottom w:val="none" w:sz="0" w:space="0" w:color="auto"/>
        <w:right w:val="none" w:sz="0" w:space="0" w:color="auto"/>
      </w:divBdr>
    </w:div>
    <w:div w:id="341904383">
      <w:bodyDiv w:val="1"/>
      <w:marLeft w:val="0"/>
      <w:marRight w:val="0"/>
      <w:marTop w:val="0"/>
      <w:marBottom w:val="0"/>
      <w:divBdr>
        <w:top w:val="none" w:sz="0" w:space="0" w:color="auto"/>
        <w:left w:val="none" w:sz="0" w:space="0" w:color="auto"/>
        <w:bottom w:val="none" w:sz="0" w:space="0" w:color="auto"/>
        <w:right w:val="none" w:sz="0" w:space="0" w:color="auto"/>
      </w:divBdr>
    </w:div>
    <w:div w:id="341976090">
      <w:bodyDiv w:val="1"/>
      <w:marLeft w:val="0"/>
      <w:marRight w:val="0"/>
      <w:marTop w:val="0"/>
      <w:marBottom w:val="0"/>
      <w:divBdr>
        <w:top w:val="none" w:sz="0" w:space="0" w:color="auto"/>
        <w:left w:val="none" w:sz="0" w:space="0" w:color="auto"/>
        <w:bottom w:val="none" w:sz="0" w:space="0" w:color="auto"/>
        <w:right w:val="none" w:sz="0" w:space="0" w:color="auto"/>
      </w:divBdr>
    </w:div>
    <w:div w:id="345058228">
      <w:bodyDiv w:val="1"/>
      <w:marLeft w:val="0"/>
      <w:marRight w:val="0"/>
      <w:marTop w:val="0"/>
      <w:marBottom w:val="0"/>
      <w:divBdr>
        <w:top w:val="none" w:sz="0" w:space="0" w:color="auto"/>
        <w:left w:val="none" w:sz="0" w:space="0" w:color="auto"/>
        <w:bottom w:val="none" w:sz="0" w:space="0" w:color="auto"/>
        <w:right w:val="none" w:sz="0" w:space="0" w:color="auto"/>
      </w:divBdr>
    </w:div>
    <w:div w:id="349726529">
      <w:bodyDiv w:val="1"/>
      <w:marLeft w:val="0"/>
      <w:marRight w:val="0"/>
      <w:marTop w:val="0"/>
      <w:marBottom w:val="0"/>
      <w:divBdr>
        <w:top w:val="none" w:sz="0" w:space="0" w:color="auto"/>
        <w:left w:val="none" w:sz="0" w:space="0" w:color="auto"/>
        <w:bottom w:val="none" w:sz="0" w:space="0" w:color="auto"/>
        <w:right w:val="none" w:sz="0" w:space="0" w:color="auto"/>
      </w:divBdr>
    </w:div>
    <w:div w:id="355469025">
      <w:bodyDiv w:val="1"/>
      <w:marLeft w:val="0"/>
      <w:marRight w:val="0"/>
      <w:marTop w:val="0"/>
      <w:marBottom w:val="0"/>
      <w:divBdr>
        <w:top w:val="none" w:sz="0" w:space="0" w:color="auto"/>
        <w:left w:val="none" w:sz="0" w:space="0" w:color="auto"/>
        <w:bottom w:val="none" w:sz="0" w:space="0" w:color="auto"/>
        <w:right w:val="none" w:sz="0" w:space="0" w:color="auto"/>
      </w:divBdr>
    </w:div>
    <w:div w:id="360668723">
      <w:bodyDiv w:val="1"/>
      <w:marLeft w:val="0"/>
      <w:marRight w:val="0"/>
      <w:marTop w:val="0"/>
      <w:marBottom w:val="0"/>
      <w:divBdr>
        <w:top w:val="none" w:sz="0" w:space="0" w:color="auto"/>
        <w:left w:val="none" w:sz="0" w:space="0" w:color="auto"/>
        <w:bottom w:val="none" w:sz="0" w:space="0" w:color="auto"/>
        <w:right w:val="none" w:sz="0" w:space="0" w:color="auto"/>
      </w:divBdr>
    </w:div>
    <w:div w:id="361132757">
      <w:bodyDiv w:val="1"/>
      <w:marLeft w:val="0"/>
      <w:marRight w:val="0"/>
      <w:marTop w:val="0"/>
      <w:marBottom w:val="0"/>
      <w:divBdr>
        <w:top w:val="none" w:sz="0" w:space="0" w:color="auto"/>
        <w:left w:val="none" w:sz="0" w:space="0" w:color="auto"/>
        <w:bottom w:val="none" w:sz="0" w:space="0" w:color="auto"/>
        <w:right w:val="none" w:sz="0" w:space="0" w:color="auto"/>
      </w:divBdr>
    </w:div>
    <w:div w:id="365519875">
      <w:bodyDiv w:val="1"/>
      <w:marLeft w:val="0"/>
      <w:marRight w:val="0"/>
      <w:marTop w:val="0"/>
      <w:marBottom w:val="0"/>
      <w:divBdr>
        <w:top w:val="none" w:sz="0" w:space="0" w:color="auto"/>
        <w:left w:val="none" w:sz="0" w:space="0" w:color="auto"/>
        <w:bottom w:val="none" w:sz="0" w:space="0" w:color="auto"/>
        <w:right w:val="none" w:sz="0" w:space="0" w:color="auto"/>
      </w:divBdr>
    </w:div>
    <w:div w:id="367532404">
      <w:bodyDiv w:val="1"/>
      <w:marLeft w:val="0"/>
      <w:marRight w:val="0"/>
      <w:marTop w:val="0"/>
      <w:marBottom w:val="0"/>
      <w:divBdr>
        <w:top w:val="none" w:sz="0" w:space="0" w:color="auto"/>
        <w:left w:val="none" w:sz="0" w:space="0" w:color="auto"/>
        <w:bottom w:val="none" w:sz="0" w:space="0" w:color="auto"/>
        <w:right w:val="none" w:sz="0" w:space="0" w:color="auto"/>
      </w:divBdr>
    </w:div>
    <w:div w:id="367923457">
      <w:bodyDiv w:val="1"/>
      <w:marLeft w:val="0"/>
      <w:marRight w:val="0"/>
      <w:marTop w:val="0"/>
      <w:marBottom w:val="0"/>
      <w:divBdr>
        <w:top w:val="none" w:sz="0" w:space="0" w:color="auto"/>
        <w:left w:val="none" w:sz="0" w:space="0" w:color="auto"/>
        <w:bottom w:val="none" w:sz="0" w:space="0" w:color="auto"/>
        <w:right w:val="none" w:sz="0" w:space="0" w:color="auto"/>
      </w:divBdr>
    </w:div>
    <w:div w:id="368454031">
      <w:bodyDiv w:val="1"/>
      <w:marLeft w:val="0"/>
      <w:marRight w:val="0"/>
      <w:marTop w:val="0"/>
      <w:marBottom w:val="0"/>
      <w:divBdr>
        <w:top w:val="none" w:sz="0" w:space="0" w:color="auto"/>
        <w:left w:val="none" w:sz="0" w:space="0" w:color="auto"/>
        <w:bottom w:val="none" w:sz="0" w:space="0" w:color="auto"/>
        <w:right w:val="none" w:sz="0" w:space="0" w:color="auto"/>
      </w:divBdr>
    </w:div>
    <w:div w:id="377357718">
      <w:bodyDiv w:val="1"/>
      <w:marLeft w:val="0"/>
      <w:marRight w:val="0"/>
      <w:marTop w:val="0"/>
      <w:marBottom w:val="0"/>
      <w:divBdr>
        <w:top w:val="none" w:sz="0" w:space="0" w:color="auto"/>
        <w:left w:val="none" w:sz="0" w:space="0" w:color="auto"/>
        <w:bottom w:val="none" w:sz="0" w:space="0" w:color="auto"/>
        <w:right w:val="none" w:sz="0" w:space="0" w:color="auto"/>
      </w:divBdr>
    </w:div>
    <w:div w:id="380523719">
      <w:bodyDiv w:val="1"/>
      <w:marLeft w:val="0"/>
      <w:marRight w:val="0"/>
      <w:marTop w:val="0"/>
      <w:marBottom w:val="0"/>
      <w:divBdr>
        <w:top w:val="none" w:sz="0" w:space="0" w:color="auto"/>
        <w:left w:val="none" w:sz="0" w:space="0" w:color="auto"/>
        <w:bottom w:val="none" w:sz="0" w:space="0" w:color="auto"/>
        <w:right w:val="none" w:sz="0" w:space="0" w:color="auto"/>
      </w:divBdr>
    </w:div>
    <w:div w:id="386344714">
      <w:bodyDiv w:val="1"/>
      <w:marLeft w:val="0"/>
      <w:marRight w:val="0"/>
      <w:marTop w:val="0"/>
      <w:marBottom w:val="0"/>
      <w:divBdr>
        <w:top w:val="none" w:sz="0" w:space="0" w:color="auto"/>
        <w:left w:val="none" w:sz="0" w:space="0" w:color="auto"/>
        <w:bottom w:val="none" w:sz="0" w:space="0" w:color="auto"/>
        <w:right w:val="none" w:sz="0" w:space="0" w:color="auto"/>
      </w:divBdr>
    </w:div>
    <w:div w:id="386955709">
      <w:bodyDiv w:val="1"/>
      <w:marLeft w:val="0"/>
      <w:marRight w:val="0"/>
      <w:marTop w:val="0"/>
      <w:marBottom w:val="0"/>
      <w:divBdr>
        <w:top w:val="none" w:sz="0" w:space="0" w:color="auto"/>
        <w:left w:val="none" w:sz="0" w:space="0" w:color="auto"/>
        <w:bottom w:val="none" w:sz="0" w:space="0" w:color="auto"/>
        <w:right w:val="none" w:sz="0" w:space="0" w:color="auto"/>
      </w:divBdr>
    </w:div>
    <w:div w:id="392855111">
      <w:bodyDiv w:val="1"/>
      <w:marLeft w:val="0"/>
      <w:marRight w:val="0"/>
      <w:marTop w:val="0"/>
      <w:marBottom w:val="0"/>
      <w:divBdr>
        <w:top w:val="none" w:sz="0" w:space="0" w:color="auto"/>
        <w:left w:val="none" w:sz="0" w:space="0" w:color="auto"/>
        <w:bottom w:val="none" w:sz="0" w:space="0" w:color="auto"/>
        <w:right w:val="none" w:sz="0" w:space="0" w:color="auto"/>
      </w:divBdr>
    </w:div>
    <w:div w:id="397017130">
      <w:bodyDiv w:val="1"/>
      <w:marLeft w:val="0"/>
      <w:marRight w:val="0"/>
      <w:marTop w:val="0"/>
      <w:marBottom w:val="0"/>
      <w:divBdr>
        <w:top w:val="none" w:sz="0" w:space="0" w:color="auto"/>
        <w:left w:val="none" w:sz="0" w:space="0" w:color="auto"/>
        <w:bottom w:val="none" w:sz="0" w:space="0" w:color="auto"/>
        <w:right w:val="none" w:sz="0" w:space="0" w:color="auto"/>
      </w:divBdr>
    </w:div>
    <w:div w:id="397097853">
      <w:bodyDiv w:val="1"/>
      <w:marLeft w:val="0"/>
      <w:marRight w:val="0"/>
      <w:marTop w:val="0"/>
      <w:marBottom w:val="0"/>
      <w:divBdr>
        <w:top w:val="none" w:sz="0" w:space="0" w:color="auto"/>
        <w:left w:val="none" w:sz="0" w:space="0" w:color="auto"/>
        <w:bottom w:val="none" w:sz="0" w:space="0" w:color="auto"/>
        <w:right w:val="none" w:sz="0" w:space="0" w:color="auto"/>
      </w:divBdr>
    </w:div>
    <w:div w:id="397441052">
      <w:bodyDiv w:val="1"/>
      <w:marLeft w:val="0"/>
      <w:marRight w:val="0"/>
      <w:marTop w:val="0"/>
      <w:marBottom w:val="0"/>
      <w:divBdr>
        <w:top w:val="none" w:sz="0" w:space="0" w:color="auto"/>
        <w:left w:val="none" w:sz="0" w:space="0" w:color="auto"/>
        <w:bottom w:val="none" w:sz="0" w:space="0" w:color="auto"/>
        <w:right w:val="none" w:sz="0" w:space="0" w:color="auto"/>
      </w:divBdr>
    </w:div>
    <w:div w:id="399524542">
      <w:bodyDiv w:val="1"/>
      <w:marLeft w:val="0"/>
      <w:marRight w:val="0"/>
      <w:marTop w:val="0"/>
      <w:marBottom w:val="0"/>
      <w:divBdr>
        <w:top w:val="none" w:sz="0" w:space="0" w:color="auto"/>
        <w:left w:val="none" w:sz="0" w:space="0" w:color="auto"/>
        <w:bottom w:val="none" w:sz="0" w:space="0" w:color="auto"/>
        <w:right w:val="none" w:sz="0" w:space="0" w:color="auto"/>
      </w:divBdr>
    </w:div>
    <w:div w:id="414211598">
      <w:bodyDiv w:val="1"/>
      <w:marLeft w:val="0"/>
      <w:marRight w:val="0"/>
      <w:marTop w:val="0"/>
      <w:marBottom w:val="0"/>
      <w:divBdr>
        <w:top w:val="none" w:sz="0" w:space="0" w:color="auto"/>
        <w:left w:val="none" w:sz="0" w:space="0" w:color="auto"/>
        <w:bottom w:val="none" w:sz="0" w:space="0" w:color="auto"/>
        <w:right w:val="none" w:sz="0" w:space="0" w:color="auto"/>
      </w:divBdr>
    </w:div>
    <w:div w:id="422145875">
      <w:bodyDiv w:val="1"/>
      <w:marLeft w:val="0"/>
      <w:marRight w:val="0"/>
      <w:marTop w:val="0"/>
      <w:marBottom w:val="0"/>
      <w:divBdr>
        <w:top w:val="none" w:sz="0" w:space="0" w:color="auto"/>
        <w:left w:val="none" w:sz="0" w:space="0" w:color="auto"/>
        <w:bottom w:val="none" w:sz="0" w:space="0" w:color="auto"/>
        <w:right w:val="none" w:sz="0" w:space="0" w:color="auto"/>
      </w:divBdr>
    </w:div>
    <w:div w:id="424300395">
      <w:bodyDiv w:val="1"/>
      <w:marLeft w:val="0"/>
      <w:marRight w:val="0"/>
      <w:marTop w:val="0"/>
      <w:marBottom w:val="0"/>
      <w:divBdr>
        <w:top w:val="none" w:sz="0" w:space="0" w:color="auto"/>
        <w:left w:val="none" w:sz="0" w:space="0" w:color="auto"/>
        <w:bottom w:val="none" w:sz="0" w:space="0" w:color="auto"/>
        <w:right w:val="none" w:sz="0" w:space="0" w:color="auto"/>
      </w:divBdr>
    </w:div>
    <w:div w:id="425735943">
      <w:bodyDiv w:val="1"/>
      <w:marLeft w:val="0"/>
      <w:marRight w:val="0"/>
      <w:marTop w:val="0"/>
      <w:marBottom w:val="0"/>
      <w:divBdr>
        <w:top w:val="none" w:sz="0" w:space="0" w:color="auto"/>
        <w:left w:val="none" w:sz="0" w:space="0" w:color="auto"/>
        <w:bottom w:val="none" w:sz="0" w:space="0" w:color="auto"/>
        <w:right w:val="none" w:sz="0" w:space="0" w:color="auto"/>
      </w:divBdr>
    </w:div>
    <w:div w:id="426928646">
      <w:bodyDiv w:val="1"/>
      <w:marLeft w:val="0"/>
      <w:marRight w:val="0"/>
      <w:marTop w:val="0"/>
      <w:marBottom w:val="0"/>
      <w:divBdr>
        <w:top w:val="none" w:sz="0" w:space="0" w:color="auto"/>
        <w:left w:val="none" w:sz="0" w:space="0" w:color="auto"/>
        <w:bottom w:val="none" w:sz="0" w:space="0" w:color="auto"/>
        <w:right w:val="none" w:sz="0" w:space="0" w:color="auto"/>
      </w:divBdr>
    </w:div>
    <w:div w:id="427582837">
      <w:bodyDiv w:val="1"/>
      <w:marLeft w:val="0"/>
      <w:marRight w:val="0"/>
      <w:marTop w:val="0"/>
      <w:marBottom w:val="0"/>
      <w:divBdr>
        <w:top w:val="none" w:sz="0" w:space="0" w:color="auto"/>
        <w:left w:val="none" w:sz="0" w:space="0" w:color="auto"/>
        <w:bottom w:val="none" w:sz="0" w:space="0" w:color="auto"/>
        <w:right w:val="none" w:sz="0" w:space="0" w:color="auto"/>
      </w:divBdr>
    </w:div>
    <w:div w:id="430276111">
      <w:bodyDiv w:val="1"/>
      <w:marLeft w:val="0"/>
      <w:marRight w:val="0"/>
      <w:marTop w:val="0"/>
      <w:marBottom w:val="0"/>
      <w:divBdr>
        <w:top w:val="none" w:sz="0" w:space="0" w:color="auto"/>
        <w:left w:val="none" w:sz="0" w:space="0" w:color="auto"/>
        <w:bottom w:val="none" w:sz="0" w:space="0" w:color="auto"/>
        <w:right w:val="none" w:sz="0" w:space="0" w:color="auto"/>
      </w:divBdr>
    </w:div>
    <w:div w:id="432408532">
      <w:bodyDiv w:val="1"/>
      <w:marLeft w:val="0"/>
      <w:marRight w:val="0"/>
      <w:marTop w:val="0"/>
      <w:marBottom w:val="0"/>
      <w:divBdr>
        <w:top w:val="none" w:sz="0" w:space="0" w:color="auto"/>
        <w:left w:val="none" w:sz="0" w:space="0" w:color="auto"/>
        <w:bottom w:val="none" w:sz="0" w:space="0" w:color="auto"/>
        <w:right w:val="none" w:sz="0" w:space="0" w:color="auto"/>
      </w:divBdr>
    </w:div>
    <w:div w:id="436024194">
      <w:bodyDiv w:val="1"/>
      <w:marLeft w:val="0"/>
      <w:marRight w:val="0"/>
      <w:marTop w:val="0"/>
      <w:marBottom w:val="0"/>
      <w:divBdr>
        <w:top w:val="none" w:sz="0" w:space="0" w:color="auto"/>
        <w:left w:val="none" w:sz="0" w:space="0" w:color="auto"/>
        <w:bottom w:val="none" w:sz="0" w:space="0" w:color="auto"/>
        <w:right w:val="none" w:sz="0" w:space="0" w:color="auto"/>
      </w:divBdr>
    </w:div>
    <w:div w:id="440882728">
      <w:bodyDiv w:val="1"/>
      <w:marLeft w:val="0"/>
      <w:marRight w:val="0"/>
      <w:marTop w:val="0"/>
      <w:marBottom w:val="0"/>
      <w:divBdr>
        <w:top w:val="none" w:sz="0" w:space="0" w:color="auto"/>
        <w:left w:val="none" w:sz="0" w:space="0" w:color="auto"/>
        <w:bottom w:val="none" w:sz="0" w:space="0" w:color="auto"/>
        <w:right w:val="none" w:sz="0" w:space="0" w:color="auto"/>
      </w:divBdr>
    </w:div>
    <w:div w:id="441922949">
      <w:bodyDiv w:val="1"/>
      <w:marLeft w:val="0"/>
      <w:marRight w:val="0"/>
      <w:marTop w:val="0"/>
      <w:marBottom w:val="0"/>
      <w:divBdr>
        <w:top w:val="none" w:sz="0" w:space="0" w:color="auto"/>
        <w:left w:val="none" w:sz="0" w:space="0" w:color="auto"/>
        <w:bottom w:val="none" w:sz="0" w:space="0" w:color="auto"/>
        <w:right w:val="none" w:sz="0" w:space="0" w:color="auto"/>
      </w:divBdr>
    </w:div>
    <w:div w:id="445003115">
      <w:bodyDiv w:val="1"/>
      <w:marLeft w:val="0"/>
      <w:marRight w:val="0"/>
      <w:marTop w:val="0"/>
      <w:marBottom w:val="0"/>
      <w:divBdr>
        <w:top w:val="none" w:sz="0" w:space="0" w:color="auto"/>
        <w:left w:val="none" w:sz="0" w:space="0" w:color="auto"/>
        <w:bottom w:val="none" w:sz="0" w:space="0" w:color="auto"/>
        <w:right w:val="none" w:sz="0" w:space="0" w:color="auto"/>
      </w:divBdr>
    </w:div>
    <w:div w:id="449859758">
      <w:bodyDiv w:val="1"/>
      <w:marLeft w:val="0"/>
      <w:marRight w:val="0"/>
      <w:marTop w:val="0"/>
      <w:marBottom w:val="0"/>
      <w:divBdr>
        <w:top w:val="none" w:sz="0" w:space="0" w:color="auto"/>
        <w:left w:val="none" w:sz="0" w:space="0" w:color="auto"/>
        <w:bottom w:val="none" w:sz="0" w:space="0" w:color="auto"/>
        <w:right w:val="none" w:sz="0" w:space="0" w:color="auto"/>
      </w:divBdr>
    </w:div>
    <w:div w:id="456681678">
      <w:bodyDiv w:val="1"/>
      <w:marLeft w:val="0"/>
      <w:marRight w:val="0"/>
      <w:marTop w:val="0"/>
      <w:marBottom w:val="0"/>
      <w:divBdr>
        <w:top w:val="none" w:sz="0" w:space="0" w:color="auto"/>
        <w:left w:val="none" w:sz="0" w:space="0" w:color="auto"/>
        <w:bottom w:val="none" w:sz="0" w:space="0" w:color="auto"/>
        <w:right w:val="none" w:sz="0" w:space="0" w:color="auto"/>
      </w:divBdr>
    </w:div>
    <w:div w:id="466556981">
      <w:bodyDiv w:val="1"/>
      <w:marLeft w:val="0"/>
      <w:marRight w:val="0"/>
      <w:marTop w:val="0"/>
      <w:marBottom w:val="0"/>
      <w:divBdr>
        <w:top w:val="none" w:sz="0" w:space="0" w:color="auto"/>
        <w:left w:val="none" w:sz="0" w:space="0" w:color="auto"/>
        <w:bottom w:val="none" w:sz="0" w:space="0" w:color="auto"/>
        <w:right w:val="none" w:sz="0" w:space="0" w:color="auto"/>
      </w:divBdr>
    </w:div>
    <w:div w:id="467430147">
      <w:bodyDiv w:val="1"/>
      <w:marLeft w:val="0"/>
      <w:marRight w:val="0"/>
      <w:marTop w:val="0"/>
      <w:marBottom w:val="0"/>
      <w:divBdr>
        <w:top w:val="none" w:sz="0" w:space="0" w:color="auto"/>
        <w:left w:val="none" w:sz="0" w:space="0" w:color="auto"/>
        <w:bottom w:val="none" w:sz="0" w:space="0" w:color="auto"/>
        <w:right w:val="none" w:sz="0" w:space="0" w:color="auto"/>
      </w:divBdr>
    </w:div>
    <w:div w:id="472795467">
      <w:bodyDiv w:val="1"/>
      <w:marLeft w:val="0"/>
      <w:marRight w:val="0"/>
      <w:marTop w:val="0"/>
      <w:marBottom w:val="0"/>
      <w:divBdr>
        <w:top w:val="none" w:sz="0" w:space="0" w:color="auto"/>
        <w:left w:val="none" w:sz="0" w:space="0" w:color="auto"/>
        <w:bottom w:val="none" w:sz="0" w:space="0" w:color="auto"/>
        <w:right w:val="none" w:sz="0" w:space="0" w:color="auto"/>
      </w:divBdr>
    </w:div>
    <w:div w:id="475222025">
      <w:bodyDiv w:val="1"/>
      <w:marLeft w:val="0"/>
      <w:marRight w:val="0"/>
      <w:marTop w:val="0"/>
      <w:marBottom w:val="0"/>
      <w:divBdr>
        <w:top w:val="none" w:sz="0" w:space="0" w:color="auto"/>
        <w:left w:val="none" w:sz="0" w:space="0" w:color="auto"/>
        <w:bottom w:val="none" w:sz="0" w:space="0" w:color="auto"/>
        <w:right w:val="none" w:sz="0" w:space="0" w:color="auto"/>
      </w:divBdr>
    </w:div>
    <w:div w:id="479274663">
      <w:bodyDiv w:val="1"/>
      <w:marLeft w:val="0"/>
      <w:marRight w:val="0"/>
      <w:marTop w:val="0"/>
      <w:marBottom w:val="0"/>
      <w:divBdr>
        <w:top w:val="none" w:sz="0" w:space="0" w:color="auto"/>
        <w:left w:val="none" w:sz="0" w:space="0" w:color="auto"/>
        <w:bottom w:val="none" w:sz="0" w:space="0" w:color="auto"/>
        <w:right w:val="none" w:sz="0" w:space="0" w:color="auto"/>
      </w:divBdr>
    </w:div>
    <w:div w:id="480777109">
      <w:bodyDiv w:val="1"/>
      <w:marLeft w:val="0"/>
      <w:marRight w:val="0"/>
      <w:marTop w:val="0"/>
      <w:marBottom w:val="0"/>
      <w:divBdr>
        <w:top w:val="none" w:sz="0" w:space="0" w:color="auto"/>
        <w:left w:val="none" w:sz="0" w:space="0" w:color="auto"/>
        <w:bottom w:val="none" w:sz="0" w:space="0" w:color="auto"/>
        <w:right w:val="none" w:sz="0" w:space="0" w:color="auto"/>
      </w:divBdr>
    </w:div>
    <w:div w:id="483355971">
      <w:bodyDiv w:val="1"/>
      <w:marLeft w:val="0"/>
      <w:marRight w:val="0"/>
      <w:marTop w:val="0"/>
      <w:marBottom w:val="0"/>
      <w:divBdr>
        <w:top w:val="none" w:sz="0" w:space="0" w:color="auto"/>
        <w:left w:val="none" w:sz="0" w:space="0" w:color="auto"/>
        <w:bottom w:val="none" w:sz="0" w:space="0" w:color="auto"/>
        <w:right w:val="none" w:sz="0" w:space="0" w:color="auto"/>
      </w:divBdr>
    </w:div>
    <w:div w:id="487018734">
      <w:bodyDiv w:val="1"/>
      <w:marLeft w:val="0"/>
      <w:marRight w:val="0"/>
      <w:marTop w:val="0"/>
      <w:marBottom w:val="0"/>
      <w:divBdr>
        <w:top w:val="none" w:sz="0" w:space="0" w:color="auto"/>
        <w:left w:val="none" w:sz="0" w:space="0" w:color="auto"/>
        <w:bottom w:val="none" w:sz="0" w:space="0" w:color="auto"/>
        <w:right w:val="none" w:sz="0" w:space="0" w:color="auto"/>
      </w:divBdr>
    </w:div>
    <w:div w:id="487672896">
      <w:bodyDiv w:val="1"/>
      <w:marLeft w:val="0"/>
      <w:marRight w:val="0"/>
      <w:marTop w:val="0"/>
      <w:marBottom w:val="0"/>
      <w:divBdr>
        <w:top w:val="none" w:sz="0" w:space="0" w:color="auto"/>
        <w:left w:val="none" w:sz="0" w:space="0" w:color="auto"/>
        <w:bottom w:val="none" w:sz="0" w:space="0" w:color="auto"/>
        <w:right w:val="none" w:sz="0" w:space="0" w:color="auto"/>
      </w:divBdr>
    </w:div>
    <w:div w:id="489298007">
      <w:bodyDiv w:val="1"/>
      <w:marLeft w:val="0"/>
      <w:marRight w:val="0"/>
      <w:marTop w:val="0"/>
      <w:marBottom w:val="0"/>
      <w:divBdr>
        <w:top w:val="none" w:sz="0" w:space="0" w:color="auto"/>
        <w:left w:val="none" w:sz="0" w:space="0" w:color="auto"/>
        <w:bottom w:val="none" w:sz="0" w:space="0" w:color="auto"/>
        <w:right w:val="none" w:sz="0" w:space="0" w:color="auto"/>
      </w:divBdr>
    </w:div>
    <w:div w:id="492113343">
      <w:bodyDiv w:val="1"/>
      <w:marLeft w:val="0"/>
      <w:marRight w:val="0"/>
      <w:marTop w:val="0"/>
      <w:marBottom w:val="0"/>
      <w:divBdr>
        <w:top w:val="none" w:sz="0" w:space="0" w:color="auto"/>
        <w:left w:val="none" w:sz="0" w:space="0" w:color="auto"/>
        <w:bottom w:val="none" w:sz="0" w:space="0" w:color="auto"/>
        <w:right w:val="none" w:sz="0" w:space="0" w:color="auto"/>
      </w:divBdr>
    </w:div>
    <w:div w:id="494996660">
      <w:bodyDiv w:val="1"/>
      <w:marLeft w:val="0"/>
      <w:marRight w:val="0"/>
      <w:marTop w:val="0"/>
      <w:marBottom w:val="0"/>
      <w:divBdr>
        <w:top w:val="none" w:sz="0" w:space="0" w:color="auto"/>
        <w:left w:val="none" w:sz="0" w:space="0" w:color="auto"/>
        <w:bottom w:val="none" w:sz="0" w:space="0" w:color="auto"/>
        <w:right w:val="none" w:sz="0" w:space="0" w:color="auto"/>
      </w:divBdr>
    </w:div>
    <w:div w:id="498276731">
      <w:bodyDiv w:val="1"/>
      <w:marLeft w:val="0"/>
      <w:marRight w:val="0"/>
      <w:marTop w:val="0"/>
      <w:marBottom w:val="0"/>
      <w:divBdr>
        <w:top w:val="none" w:sz="0" w:space="0" w:color="auto"/>
        <w:left w:val="none" w:sz="0" w:space="0" w:color="auto"/>
        <w:bottom w:val="none" w:sz="0" w:space="0" w:color="auto"/>
        <w:right w:val="none" w:sz="0" w:space="0" w:color="auto"/>
      </w:divBdr>
    </w:div>
    <w:div w:id="499547469">
      <w:bodyDiv w:val="1"/>
      <w:marLeft w:val="0"/>
      <w:marRight w:val="0"/>
      <w:marTop w:val="0"/>
      <w:marBottom w:val="0"/>
      <w:divBdr>
        <w:top w:val="none" w:sz="0" w:space="0" w:color="auto"/>
        <w:left w:val="none" w:sz="0" w:space="0" w:color="auto"/>
        <w:bottom w:val="none" w:sz="0" w:space="0" w:color="auto"/>
        <w:right w:val="none" w:sz="0" w:space="0" w:color="auto"/>
      </w:divBdr>
    </w:div>
    <w:div w:id="500395135">
      <w:bodyDiv w:val="1"/>
      <w:marLeft w:val="0"/>
      <w:marRight w:val="0"/>
      <w:marTop w:val="0"/>
      <w:marBottom w:val="0"/>
      <w:divBdr>
        <w:top w:val="none" w:sz="0" w:space="0" w:color="auto"/>
        <w:left w:val="none" w:sz="0" w:space="0" w:color="auto"/>
        <w:bottom w:val="none" w:sz="0" w:space="0" w:color="auto"/>
        <w:right w:val="none" w:sz="0" w:space="0" w:color="auto"/>
      </w:divBdr>
    </w:div>
    <w:div w:id="502361195">
      <w:bodyDiv w:val="1"/>
      <w:marLeft w:val="0"/>
      <w:marRight w:val="0"/>
      <w:marTop w:val="0"/>
      <w:marBottom w:val="0"/>
      <w:divBdr>
        <w:top w:val="none" w:sz="0" w:space="0" w:color="auto"/>
        <w:left w:val="none" w:sz="0" w:space="0" w:color="auto"/>
        <w:bottom w:val="none" w:sz="0" w:space="0" w:color="auto"/>
        <w:right w:val="none" w:sz="0" w:space="0" w:color="auto"/>
      </w:divBdr>
    </w:div>
    <w:div w:id="506753470">
      <w:bodyDiv w:val="1"/>
      <w:marLeft w:val="0"/>
      <w:marRight w:val="0"/>
      <w:marTop w:val="0"/>
      <w:marBottom w:val="0"/>
      <w:divBdr>
        <w:top w:val="none" w:sz="0" w:space="0" w:color="auto"/>
        <w:left w:val="none" w:sz="0" w:space="0" w:color="auto"/>
        <w:bottom w:val="none" w:sz="0" w:space="0" w:color="auto"/>
        <w:right w:val="none" w:sz="0" w:space="0" w:color="auto"/>
      </w:divBdr>
    </w:div>
    <w:div w:id="507718213">
      <w:bodyDiv w:val="1"/>
      <w:marLeft w:val="0"/>
      <w:marRight w:val="0"/>
      <w:marTop w:val="0"/>
      <w:marBottom w:val="0"/>
      <w:divBdr>
        <w:top w:val="none" w:sz="0" w:space="0" w:color="auto"/>
        <w:left w:val="none" w:sz="0" w:space="0" w:color="auto"/>
        <w:bottom w:val="none" w:sz="0" w:space="0" w:color="auto"/>
        <w:right w:val="none" w:sz="0" w:space="0" w:color="auto"/>
      </w:divBdr>
    </w:div>
    <w:div w:id="507790748">
      <w:bodyDiv w:val="1"/>
      <w:marLeft w:val="0"/>
      <w:marRight w:val="0"/>
      <w:marTop w:val="0"/>
      <w:marBottom w:val="0"/>
      <w:divBdr>
        <w:top w:val="none" w:sz="0" w:space="0" w:color="auto"/>
        <w:left w:val="none" w:sz="0" w:space="0" w:color="auto"/>
        <w:bottom w:val="none" w:sz="0" w:space="0" w:color="auto"/>
        <w:right w:val="none" w:sz="0" w:space="0" w:color="auto"/>
      </w:divBdr>
    </w:div>
    <w:div w:id="507909088">
      <w:bodyDiv w:val="1"/>
      <w:marLeft w:val="0"/>
      <w:marRight w:val="0"/>
      <w:marTop w:val="0"/>
      <w:marBottom w:val="0"/>
      <w:divBdr>
        <w:top w:val="none" w:sz="0" w:space="0" w:color="auto"/>
        <w:left w:val="none" w:sz="0" w:space="0" w:color="auto"/>
        <w:bottom w:val="none" w:sz="0" w:space="0" w:color="auto"/>
        <w:right w:val="none" w:sz="0" w:space="0" w:color="auto"/>
      </w:divBdr>
    </w:div>
    <w:div w:id="510140411">
      <w:bodyDiv w:val="1"/>
      <w:marLeft w:val="0"/>
      <w:marRight w:val="0"/>
      <w:marTop w:val="0"/>
      <w:marBottom w:val="0"/>
      <w:divBdr>
        <w:top w:val="none" w:sz="0" w:space="0" w:color="auto"/>
        <w:left w:val="none" w:sz="0" w:space="0" w:color="auto"/>
        <w:bottom w:val="none" w:sz="0" w:space="0" w:color="auto"/>
        <w:right w:val="none" w:sz="0" w:space="0" w:color="auto"/>
      </w:divBdr>
    </w:div>
    <w:div w:id="515775696">
      <w:bodyDiv w:val="1"/>
      <w:marLeft w:val="0"/>
      <w:marRight w:val="0"/>
      <w:marTop w:val="0"/>
      <w:marBottom w:val="0"/>
      <w:divBdr>
        <w:top w:val="none" w:sz="0" w:space="0" w:color="auto"/>
        <w:left w:val="none" w:sz="0" w:space="0" w:color="auto"/>
        <w:bottom w:val="none" w:sz="0" w:space="0" w:color="auto"/>
        <w:right w:val="none" w:sz="0" w:space="0" w:color="auto"/>
      </w:divBdr>
    </w:div>
    <w:div w:id="518200472">
      <w:bodyDiv w:val="1"/>
      <w:marLeft w:val="0"/>
      <w:marRight w:val="0"/>
      <w:marTop w:val="0"/>
      <w:marBottom w:val="0"/>
      <w:divBdr>
        <w:top w:val="none" w:sz="0" w:space="0" w:color="auto"/>
        <w:left w:val="none" w:sz="0" w:space="0" w:color="auto"/>
        <w:bottom w:val="none" w:sz="0" w:space="0" w:color="auto"/>
        <w:right w:val="none" w:sz="0" w:space="0" w:color="auto"/>
      </w:divBdr>
    </w:div>
    <w:div w:id="518391569">
      <w:bodyDiv w:val="1"/>
      <w:marLeft w:val="0"/>
      <w:marRight w:val="0"/>
      <w:marTop w:val="0"/>
      <w:marBottom w:val="0"/>
      <w:divBdr>
        <w:top w:val="none" w:sz="0" w:space="0" w:color="auto"/>
        <w:left w:val="none" w:sz="0" w:space="0" w:color="auto"/>
        <w:bottom w:val="none" w:sz="0" w:space="0" w:color="auto"/>
        <w:right w:val="none" w:sz="0" w:space="0" w:color="auto"/>
      </w:divBdr>
    </w:div>
    <w:div w:id="521358546">
      <w:bodyDiv w:val="1"/>
      <w:marLeft w:val="0"/>
      <w:marRight w:val="0"/>
      <w:marTop w:val="0"/>
      <w:marBottom w:val="0"/>
      <w:divBdr>
        <w:top w:val="none" w:sz="0" w:space="0" w:color="auto"/>
        <w:left w:val="none" w:sz="0" w:space="0" w:color="auto"/>
        <w:bottom w:val="none" w:sz="0" w:space="0" w:color="auto"/>
        <w:right w:val="none" w:sz="0" w:space="0" w:color="auto"/>
      </w:divBdr>
    </w:div>
    <w:div w:id="523174830">
      <w:bodyDiv w:val="1"/>
      <w:marLeft w:val="0"/>
      <w:marRight w:val="0"/>
      <w:marTop w:val="0"/>
      <w:marBottom w:val="0"/>
      <w:divBdr>
        <w:top w:val="none" w:sz="0" w:space="0" w:color="auto"/>
        <w:left w:val="none" w:sz="0" w:space="0" w:color="auto"/>
        <w:bottom w:val="none" w:sz="0" w:space="0" w:color="auto"/>
        <w:right w:val="none" w:sz="0" w:space="0" w:color="auto"/>
      </w:divBdr>
    </w:div>
    <w:div w:id="524179209">
      <w:bodyDiv w:val="1"/>
      <w:marLeft w:val="0"/>
      <w:marRight w:val="0"/>
      <w:marTop w:val="0"/>
      <w:marBottom w:val="0"/>
      <w:divBdr>
        <w:top w:val="none" w:sz="0" w:space="0" w:color="auto"/>
        <w:left w:val="none" w:sz="0" w:space="0" w:color="auto"/>
        <w:bottom w:val="none" w:sz="0" w:space="0" w:color="auto"/>
        <w:right w:val="none" w:sz="0" w:space="0" w:color="auto"/>
      </w:divBdr>
    </w:div>
    <w:div w:id="531647350">
      <w:bodyDiv w:val="1"/>
      <w:marLeft w:val="0"/>
      <w:marRight w:val="0"/>
      <w:marTop w:val="0"/>
      <w:marBottom w:val="0"/>
      <w:divBdr>
        <w:top w:val="none" w:sz="0" w:space="0" w:color="auto"/>
        <w:left w:val="none" w:sz="0" w:space="0" w:color="auto"/>
        <w:bottom w:val="none" w:sz="0" w:space="0" w:color="auto"/>
        <w:right w:val="none" w:sz="0" w:space="0" w:color="auto"/>
      </w:divBdr>
    </w:div>
    <w:div w:id="541599188">
      <w:bodyDiv w:val="1"/>
      <w:marLeft w:val="0"/>
      <w:marRight w:val="0"/>
      <w:marTop w:val="0"/>
      <w:marBottom w:val="0"/>
      <w:divBdr>
        <w:top w:val="none" w:sz="0" w:space="0" w:color="auto"/>
        <w:left w:val="none" w:sz="0" w:space="0" w:color="auto"/>
        <w:bottom w:val="none" w:sz="0" w:space="0" w:color="auto"/>
        <w:right w:val="none" w:sz="0" w:space="0" w:color="auto"/>
      </w:divBdr>
    </w:div>
    <w:div w:id="544216041">
      <w:bodyDiv w:val="1"/>
      <w:marLeft w:val="0"/>
      <w:marRight w:val="0"/>
      <w:marTop w:val="0"/>
      <w:marBottom w:val="0"/>
      <w:divBdr>
        <w:top w:val="none" w:sz="0" w:space="0" w:color="auto"/>
        <w:left w:val="none" w:sz="0" w:space="0" w:color="auto"/>
        <w:bottom w:val="none" w:sz="0" w:space="0" w:color="auto"/>
        <w:right w:val="none" w:sz="0" w:space="0" w:color="auto"/>
      </w:divBdr>
    </w:div>
    <w:div w:id="546721489">
      <w:bodyDiv w:val="1"/>
      <w:marLeft w:val="0"/>
      <w:marRight w:val="0"/>
      <w:marTop w:val="0"/>
      <w:marBottom w:val="0"/>
      <w:divBdr>
        <w:top w:val="none" w:sz="0" w:space="0" w:color="auto"/>
        <w:left w:val="none" w:sz="0" w:space="0" w:color="auto"/>
        <w:bottom w:val="none" w:sz="0" w:space="0" w:color="auto"/>
        <w:right w:val="none" w:sz="0" w:space="0" w:color="auto"/>
      </w:divBdr>
    </w:div>
    <w:div w:id="547450188">
      <w:bodyDiv w:val="1"/>
      <w:marLeft w:val="0"/>
      <w:marRight w:val="0"/>
      <w:marTop w:val="0"/>
      <w:marBottom w:val="0"/>
      <w:divBdr>
        <w:top w:val="none" w:sz="0" w:space="0" w:color="auto"/>
        <w:left w:val="none" w:sz="0" w:space="0" w:color="auto"/>
        <w:bottom w:val="none" w:sz="0" w:space="0" w:color="auto"/>
        <w:right w:val="none" w:sz="0" w:space="0" w:color="auto"/>
      </w:divBdr>
    </w:div>
    <w:div w:id="549145988">
      <w:bodyDiv w:val="1"/>
      <w:marLeft w:val="0"/>
      <w:marRight w:val="0"/>
      <w:marTop w:val="0"/>
      <w:marBottom w:val="0"/>
      <w:divBdr>
        <w:top w:val="none" w:sz="0" w:space="0" w:color="auto"/>
        <w:left w:val="none" w:sz="0" w:space="0" w:color="auto"/>
        <w:bottom w:val="none" w:sz="0" w:space="0" w:color="auto"/>
        <w:right w:val="none" w:sz="0" w:space="0" w:color="auto"/>
      </w:divBdr>
    </w:div>
    <w:div w:id="557861005">
      <w:bodyDiv w:val="1"/>
      <w:marLeft w:val="0"/>
      <w:marRight w:val="0"/>
      <w:marTop w:val="0"/>
      <w:marBottom w:val="0"/>
      <w:divBdr>
        <w:top w:val="none" w:sz="0" w:space="0" w:color="auto"/>
        <w:left w:val="none" w:sz="0" w:space="0" w:color="auto"/>
        <w:bottom w:val="none" w:sz="0" w:space="0" w:color="auto"/>
        <w:right w:val="none" w:sz="0" w:space="0" w:color="auto"/>
      </w:divBdr>
    </w:div>
    <w:div w:id="559098046">
      <w:bodyDiv w:val="1"/>
      <w:marLeft w:val="0"/>
      <w:marRight w:val="0"/>
      <w:marTop w:val="0"/>
      <w:marBottom w:val="0"/>
      <w:divBdr>
        <w:top w:val="none" w:sz="0" w:space="0" w:color="auto"/>
        <w:left w:val="none" w:sz="0" w:space="0" w:color="auto"/>
        <w:bottom w:val="none" w:sz="0" w:space="0" w:color="auto"/>
        <w:right w:val="none" w:sz="0" w:space="0" w:color="auto"/>
      </w:divBdr>
    </w:div>
    <w:div w:id="559441699">
      <w:bodyDiv w:val="1"/>
      <w:marLeft w:val="0"/>
      <w:marRight w:val="0"/>
      <w:marTop w:val="0"/>
      <w:marBottom w:val="0"/>
      <w:divBdr>
        <w:top w:val="none" w:sz="0" w:space="0" w:color="auto"/>
        <w:left w:val="none" w:sz="0" w:space="0" w:color="auto"/>
        <w:bottom w:val="none" w:sz="0" w:space="0" w:color="auto"/>
        <w:right w:val="none" w:sz="0" w:space="0" w:color="auto"/>
      </w:divBdr>
    </w:div>
    <w:div w:id="564148727">
      <w:bodyDiv w:val="1"/>
      <w:marLeft w:val="0"/>
      <w:marRight w:val="0"/>
      <w:marTop w:val="0"/>
      <w:marBottom w:val="0"/>
      <w:divBdr>
        <w:top w:val="none" w:sz="0" w:space="0" w:color="auto"/>
        <w:left w:val="none" w:sz="0" w:space="0" w:color="auto"/>
        <w:bottom w:val="none" w:sz="0" w:space="0" w:color="auto"/>
        <w:right w:val="none" w:sz="0" w:space="0" w:color="auto"/>
      </w:divBdr>
    </w:div>
    <w:div w:id="576136622">
      <w:bodyDiv w:val="1"/>
      <w:marLeft w:val="0"/>
      <w:marRight w:val="0"/>
      <w:marTop w:val="0"/>
      <w:marBottom w:val="0"/>
      <w:divBdr>
        <w:top w:val="none" w:sz="0" w:space="0" w:color="auto"/>
        <w:left w:val="none" w:sz="0" w:space="0" w:color="auto"/>
        <w:bottom w:val="none" w:sz="0" w:space="0" w:color="auto"/>
        <w:right w:val="none" w:sz="0" w:space="0" w:color="auto"/>
      </w:divBdr>
    </w:div>
    <w:div w:id="582956735">
      <w:bodyDiv w:val="1"/>
      <w:marLeft w:val="0"/>
      <w:marRight w:val="0"/>
      <w:marTop w:val="0"/>
      <w:marBottom w:val="0"/>
      <w:divBdr>
        <w:top w:val="none" w:sz="0" w:space="0" w:color="auto"/>
        <w:left w:val="none" w:sz="0" w:space="0" w:color="auto"/>
        <w:bottom w:val="none" w:sz="0" w:space="0" w:color="auto"/>
        <w:right w:val="none" w:sz="0" w:space="0" w:color="auto"/>
      </w:divBdr>
    </w:div>
    <w:div w:id="584148826">
      <w:bodyDiv w:val="1"/>
      <w:marLeft w:val="0"/>
      <w:marRight w:val="0"/>
      <w:marTop w:val="0"/>
      <w:marBottom w:val="0"/>
      <w:divBdr>
        <w:top w:val="none" w:sz="0" w:space="0" w:color="auto"/>
        <w:left w:val="none" w:sz="0" w:space="0" w:color="auto"/>
        <w:bottom w:val="none" w:sz="0" w:space="0" w:color="auto"/>
        <w:right w:val="none" w:sz="0" w:space="0" w:color="auto"/>
      </w:divBdr>
    </w:div>
    <w:div w:id="591552230">
      <w:bodyDiv w:val="1"/>
      <w:marLeft w:val="0"/>
      <w:marRight w:val="0"/>
      <w:marTop w:val="0"/>
      <w:marBottom w:val="0"/>
      <w:divBdr>
        <w:top w:val="none" w:sz="0" w:space="0" w:color="auto"/>
        <w:left w:val="none" w:sz="0" w:space="0" w:color="auto"/>
        <w:bottom w:val="none" w:sz="0" w:space="0" w:color="auto"/>
        <w:right w:val="none" w:sz="0" w:space="0" w:color="auto"/>
      </w:divBdr>
    </w:div>
    <w:div w:id="595285223">
      <w:bodyDiv w:val="1"/>
      <w:marLeft w:val="0"/>
      <w:marRight w:val="0"/>
      <w:marTop w:val="0"/>
      <w:marBottom w:val="0"/>
      <w:divBdr>
        <w:top w:val="none" w:sz="0" w:space="0" w:color="auto"/>
        <w:left w:val="none" w:sz="0" w:space="0" w:color="auto"/>
        <w:bottom w:val="none" w:sz="0" w:space="0" w:color="auto"/>
        <w:right w:val="none" w:sz="0" w:space="0" w:color="auto"/>
      </w:divBdr>
    </w:div>
    <w:div w:id="606813991">
      <w:bodyDiv w:val="1"/>
      <w:marLeft w:val="0"/>
      <w:marRight w:val="0"/>
      <w:marTop w:val="0"/>
      <w:marBottom w:val="0"/>
      <w:divBdr>
        <w:top w:val="none" w:sz="0" w:space="0" w:color="auto"/>
        <w:left w:val="none" w:sz="0" w:space="0" w:color="auto"/>
        <w:bottom w:val="none" w:sz="0" w:space="0" w:color="auto"/>
        <w:right w:val="none" w:sz="0" w:space="0" w:color="auto"/>
      </w:divBdr>
    </w:div>
    <w:div w:id="608701720">
      <w:bodyDiv w:val="1"/>
      <w:marLeft w:val="0"/>
      <w:marRight w:val="0"/>
      <w:marTop w:val="0"/>
      <w:marBottom w:val="0"/>
      <w:divBdr>
        <w:top w:val="none" w:sz="0" w:space="0" w:color="auto"/>
        <w:left w:val="none" w:sz="0" w:space="0" w:color="auto"/>
        <w:bottom w:val="none" w:sz="0" w:space="0" w:color="auto"/>
        <w:right w:val="none" w:sz="0" w:space="0" w:color="auto"/>
      </w:divBdr>
    </w:div>
    <w:div w:id="609051622">
      <w:bodyDiv w:val="1"/>
      <w:marLeft w:val="0"/>
      <w:marRight w:val="0"/>
      <w:marTop w:val="0"/>
      <w:marBottom w:val="0"/>
      <w:divBdr>
        <w:top w:val="none" w:sz="0" w:space="0" w:color="auto"/>
        <w:left w:val="none" w:sz="0" w:space="0" w:color="auto"/>
        <w:bottom w:val="none" w:sz="0" w:space="0" w:color="auto"/>
        <w:right w:val="none" w:sz="0" w:space="0" w:color="auto"/>
      </w:divBdr>
    </w:div>
    <w:div w:id="610017932">
      <w:bodyDiv w:val="1"/>
      <w:marLeft w:val="0"/>
      <w:marRight w:val="0"/>
      <w:marTop w:val="0"/>
      <w:marBottom w:val="0"/>
      <w:divBdr>
        <w:top w:val="none" w:sz="0" w:space="0" w:color="auto"/>
        <w:left w:val="none" w:sz="0" w:space="0" w:color="auto"/>
        <w:bottom w:val="none" w:sz="0" w:space="0" w:color="auto"/>
        <w:right w:val="none" w:sz="0" w:space="0" w:color="auto"/>
      </w:divBdr>
    </w:div>
    <w:div w:id="611713485">
      <w:bodyDiv w:val="1"/>
      <w:marLeft w:val="0"/>
      <w:marRight w:val="0"/>
      <w:marTop w:val="0"/>
      <w:marBottom w:val="0"/>
      <w:divBdr>
        <w:top w:val="none" w:sz="0" w:space="0" w:color="auto"/>
        <w:left w:val="none" w:sz="0" w:space="0" w:color="auto"/>
        <w:bottom w:val="none" w:sz="0" w:space="0" w:color="auto"/>
        <w:right w:val="none" w:sz="0" w:space="0" w:color="auto"/>
      </w:divBdr>
    </w:div>
    <w:div w:id="612173755">
      <w:bodyDiv w:val="1"/>
      <w:marLeft w:val="0"/>
      <w:marRight w:val="0"/>
      <w:marTop w:val="0"/>
      <w:marBottom w:val="0"/>
      <w:divBdr>
        <w:top w:val="none" w:sz="0" w:space="0" w:color="auto"/>
        <w:left w:val="none" w:sz="0" w:space="0" w:color="auto"/>
        <w:bottom w:val="none" w:sz="0" w:space="0" w:color="auto"/>
        <w:right w:val="none" w:sz="0" w:space="0" w:color="auto"/>
      </w:divBdr>
    </w:div>
    <w:div w:id="612588476">
      <w:bodyDiv w:val="1"/>
      <w:marLeft w:val="0"/>
      <w:marRight w:val="0"/>
      <w:marTop w:val="0"/>
      <w:marBottom w:val="0"/>
      <w:divBdr>
        <w:top w:val="none" w:sz="0" w:space="0" w:color="auto"/>
        <w:left w:val="none" w:sz="0" w:space="0" w:color="auto"/>
        <w:bottom w:val="none" w:sz="0" w:space="0" w:color="auto"/>
        <w:right w:val="none" w:sz="0" w:space="0" w:color="auto"/>
      </w:divBdr>
    </w:div>
    <w:div w:id="613052891">
      <w:bodyDiv w:val="1"/>
      <w:marLeft w:val="0"/>
      <w:marRight w:val="0"/>
      <w:marTop w:val="0"/>
      <w:marBottom w:val="0"/>
      <w:divBdr>
        <w:top w:val="none" w:sz="0" w:space="0" w:color="auto"/>
        <w:left w:val="none" w:sz="0" w:space="0" w:color="auto"/>
        <w:bottom w:val="none" w:sz="0" w:space="0" w:color="auto"/>
        <w:right w:val="none" w:sz="0" w:space="0" w:color="auto"/>
      </w:divBdr>
    </w:div>
    <w:div w:id="619074355">
      <w:bodyDiv w:val="1"/>
      <w:marLeft w:val="0"/>
      <w:marRight w:val="0"/>
      <w:marTop w:val="0"/>
      <w:marBottom w:val="0"/>
      <w:divBdr>
        <w:top w:val="none" w:sz="0" w:space="0" w:color="auto"/>
        <w:left w:val="none" w:sz="0" w:space="0" w:color="auto"/>
        <w:bottom w:val="none" w:sz="0" w:space="0" w:color="auto"/>
        <w:right w:val="none" w:sz="0" w:space="0" w:color="auto"/>
      </w:divBdr>
    </w:div>
    <w:div w:id="620960137">
      <w:bodyDiv w:val="1"/>
      <w:marLeft w:val="0"/>
      <w:marRight w:val="0"/>
      <w:marTop w:val="0"/>
      <w:marBottom w:val="0"/>
      <w:divBdr>
        <w:top w:val="none" w:sz="0" w:space="0" w:color="auto"/>
        <w:left w:val="none" w:sz="0" w:space="0" w:color="auto"/>
        <w:bottom w:val="none" w:sz="0" w:space="0" w:color="auto"/>
        <w:right w:val="none" w:sz="0" w:space="0" w:color="auto"/>
      </w:divBdr>
    </w:div>
    <w:div w:id="621615494">
      <w:bodyDiv w:val="1"/>
      <w:marLeft w:val="0"/>
      <w:marRight w:val="0"/>
      <w:marTop w:val="0"/>
      <w:marBottom w:val="0"/>
      <w:divBdr>
        <w:top w:val="none" w:sz="0" w:space="0" w:color="auto"/>
        <w:left w:val="none" w:sz="0" w:space="0" w:color="auto"/>
        <w:bottom w:val="none" w:sz="0" w:space="0" w:color="auto"/>
        <w:right w:val="none" w:sz="0" w:space="0" w:color="auto"/>
      </w:divBdr>
    </w:div>
    <w:div w:id="624701831">
      <w:bodyDiv w:val="1"/>
      <w:marLeft w:val="0"/>
      <w:marRight w:val="0"/>
      <w:marTop w:val="0"/>
      <w:marBottom w:val="0"/>
      <w:divBdr>
        <w:top w:val="none" w:sz="0" w:space="0" w:color="auto"/>
        <w:left w:val="none" w:sz="0" w:space="0" w:color="auto"/>
        <w:bottom w:val="none" w:sz="0" w:space="0" w:color="auto"/>
        <w:right w:val="none" w:sz="0" w:space="0" w:color="auto"/>
      </w:divBdr>
    </w:div>
    <w:div w:id="629358224">
      <w:bodyDiv w:val="1"/>
      <w:marLeft w:val="0"/>
      <w:marRight w:val="0"/>
      <w:marTop w:val="0"/>
      <w:marBottom w:val="0"/>
      <w:divBdr>
        <w:top w:val="none" w:sz="0" w:space="0" w:color="auto"/>
        <w:left w:val="none" w:sz="0" w:space="0" w:color="auto"/>
        <w:bottom w:val="none" w:sz="0" w:space="0" w:color="auto"/>
        <w:right w:val="none" w:sz="0" w:space="0" w:color="auto"/>
      </w:divBdr>
    </w:div>
    <w:div w:id="634915672">
      <w:bodyDiv w:val="1"/>
      <w:marLeft w:val="0"/>
      <w:marRight w:val="0"/>
      <w:marTop w:val="0"/>
      <w:marBottom w:val="0"/>
      <w:divBdr>
        <w:top w:val="none" w:sz="0" w:space="0" w:color="auto"/>
        <w:left w:val="none" w:sz="0" w:space="0" w:color="auto"/>
        <w:bottom w:val="none" w:sz="0" w:space="0" w:color="auto"/>
        <w:right w:val="none" w:sz="0" w:space="0" w:color="auto"/>
      </w:divBdr>
    </w:div>
    <w:div w:id="634992083">
      <w:bodyDiv w:val="1"/>
      <w:marLeft w:val="0"/>
      <w:marRight w:val="0"/>
      <w:marTop w:val="0"/>
      <w:marBottom w:val="0"/>
      <w:divBdr>
        <w:top w:val="none" w:sz="0" w:space="0" w:color="auto"/>
        <w:left w:val="none" w:sz="0" w:space="0" w:color="auto"/>
        <w:bottom w:val="none" w:sz="0" w:space="0" w:color="auto"/>
        <w:right w:val="none" w:sz="0" w:space="0" w:color="auto"/>
      </w:divBdr>
    </w:div>
    <w:div w:id="639386224">
      <w:bodyDiv w:val="1"/>
      <w:marLeft w:val="0"/>
      <w:marRight w:val="0"/>
      <w:marTop w:val="0"/>
      <w:marBottom w:val="0"/>
      <w:divBdr>
        <w:top w:val="none" w:sz="0" w:space="0" w:color="auto"/>
        <w:left w:val="none" w:sz="0" w:space="0" w:color="auto"/>
        <w:bottom w:val="none" w:sz="0" w:space="0" w:color="auto"/>
        <w:right w:val="none" w:sz="0" w:space="0" w:color="auto"/>
      </w:divBdr>
    </w:div>
    <w:div w:id="639581526">
      <w:bodyDiv w:val="1"/>
      <w:marLeft w:val="0"/>
      <w:marRight w:val="0"/>
      <w:marTop w:val="0"/>
      <w:marBottom w:val="0"/>
      <w:divBdr>
        <w:top w:val="none" w:sz="0" w:space="0" w:color="auto"/>
        <w:left w:val="none" w:sz="0" w:space="0" w:color="auto"/>
        <w:bottom w:val="none" w:sz="0" w:space="0" w:color="auto"/>
        <w:right w:val="none" w:sz="0" w:space="0" w:color="auto"/>
      </w:divBdr>
    </w:div>
    <w:div w:id="645472023">
      <w:bodyDiv w:val="1"/>
      <w:marLeft w:val="0"/>
      <w:marRight w:val="0"/>
      <w:marTop w:val="0"/>
      <w:marBottom w:val="0"/>
      <w:divBdr>
        <w:top w:val="none" w:sz="0" w:space="0" w:color="auto"/>
        <w:left w:val="none" w:sz="0" w:space="0" w:color="auto"/>
        <w:bottom w:val="none" w:sz="0" w:space="0" w:color="auto"/>
        <w:right w:val="none" w:sz="0" w:space="0" w:color="auto"/>
      </w:divBdr>
    </w:div>
    <w:div w:id="646130763">
      <w:bodyDiv w:val="1"/>
      <w:marLeft w:val="0"/>
      <w:marRight w:val="0"/>
      <w:marTop w:val="0"/>
      <w:marBottom w:val="0"/>
      <w:divBdr>
        <w:top w:val="none" w:sz="0" w:space="0" w:color="auto"/>
        <w:left w:val="none" w:sz="0" w:space="0" w:color="auto"/>
        <w:bottom w:val="none" w:sz="0" w:space="0" w:color="auto"/>
        <w:right w:val="none" w:sz="0" w:space="0" w:color="auto"/>
      </w:divBdr>
    </w:div>
    <w:div w:id="653990692">
      <w:bodyDiv w:val="1"/>
      <w:marLeft w:val="0"/>
      <w:marRight w:val="0"/>
      <w:marTop w:val="0"/>
      <w:marBottom w:val="0"/>
      <w:divBdr>
        <w:top w:val="none" w:sz="0" w:space="0" w:color="auto"/>
        <w:left w:val="none" w:sz="0" w:space="0" w:color="auto"/>
        <w:bottom w:val="none" w:sz="0" w:space="0" w:color="auto"/>
        <w:right w:val="none" w:sz="0" w:space="0" w:color="auto"/>
      </w:divBdr>
    </w:div>
    <w:div w:id="654994260">
      <w:bodyDiv w:val="1"/>
      <w:marLeft w:val="0"/>
      <w:marRight w:val="0"/>
      <w:marTop w:val="0"/>
      <w:marBottom w:val="0"/>
      <w:divBdr>
        <w:top w:val="none" w:sz="0" w:space="0" w:color="auto"/>
        <w:left w:val="none" w:sz="0" w:space="0" w:color="auto"/>
        <w:bottom w:val="none" w:sz="0" w:space="0" w:color="auto"/>
        <w:right w:val="none" w:sz="0" w:space="0" w:color="auto"/>
      </w:divBdr>
    </w:div>
    <w:div w:id="655379422">
      <w:bodyDiv w:val="1"/>
      <w:marLeft w:val="0"/>
      <w:marRight w:val="0"/>
      <w:marTop w:val="0"/>
      <w:marBottom w:val="0"/>
      <w:divBdr>
        <w:top w:val="none" w:sz="0" w:space="0" w:color="auto"/>
        <w:left w:val="none" w:sz="0" w:space="0" w:color="auto"/>
        <w:bottom w:val="none" w:sz="0" w:space="0" w:color="auto"/>
        <w:right w:val="none" w:sz="0" w:space="0" w:color="auto"/>
      </w:divBdr>
    </w:div>
    <w:div w:id="656299601">
      <w:bodyDiv w:val="1"/>
      <w:marLeft w:val="0"/>
      <w:marRight w:val="0"/>
      <w:marTop w:val="0"/>
      <w:marBottom w:val="0"/>
      <w:divBdr>
        <w:top w:val="none" w:sz="0" w:space="0" w:color="auto"/>
        <w:left w:val="none" w:sz="0" w:space="0" w:color="auto"/>
        <w:bottom w:val="none" w:sz="0" w:space="0" w:color="auto"/>
        <w:right w:val="none" w:sz="0" w:space="0" w:color="auto"/>
      </w:divBdr>
    </w:div>
    <w:div w:id="662702218">
      <w:bodyDiv w:val="1"/>
      <w:marLeft w:val="0"/>
      <w:marRight w:val="0"/>
      <w:marTop w:val="0"/>
      <w:marBottom w:val="0"/>
      <w:divBdr>
        <w:top w:val="none" w:sz="0" w:space="0" w:color="auto"/>
        <w:left w:val="none" w:sz="0" w:space="0" w:color="auto"/>
        <w:bottom w:val="none" w:sz="0" w:space="0" w:color="auto"/>
        <w:right w:val="none" w:sz="0" w:space="0" w:color="auto"/>
      </w:divBdr>
    </w:div>
    <w:div w:id="670258838">
      <w:bodyDiv w:val="1"/>
      <w:marLeft w:val="0"/>
      <w:marRight w:val="0"/>
      <w:marTop w:val="0"/>
      <w:marBottom w:val="0"/>
      <w:divBdr>
        <w:top w:val="none" w:sz="0" w:space="0" w:color="auto"/>
        <w:left w:val="none" w:sz="0" w:space="0" w:color="auto"/>
        <w:bottom w:val="none" w:sz="0" w:space="0" w:color="auto"/>
        <w:right w:val="none" w:sz="0" w:space="0" w:color="auto"/>
      </w:divBdr>
    </w:div>
    <w:div w:id="674696413">
      <w:bodyDiv w:val="1"/>
      <w:marLeft w:val="0"/>
      <w:marRight w:val="0"/>
      <w:marTop w:val="0"/>
      <w:marBottom w:val="0"/>
      <w:divBdr>
        <w:top w:val="none" w:sz="0" w:space="0" w:color="auto"/>
        <w:left w:val="none" w:sz="0" w:space="0" w:color="auto"/>
        <w:bottom w:val="none" w:sz="0" w:space="0" w:color="auto"/>
        <w:right w:val="none" w:sz="0" w:space="0" w:color="auto"/>
      </w:divBdr>
    </w:div>
    <w:div w:id="678704438">
      <w:bodyDiv w:val="1"/>
      <w:marLeft w:val="0"/>
      <w:marRight w:val="0"/>
      <w:marTop w:val="0"/>
      <w:marBottom w:val="0"/>
      <w:divBdr>
        <w:top w:val="none" w:sz="0" w:space="0" w:color="auto"/>
        <w:left w:val="none" w:sz="0" w:space="0" w:color="auto"/>
        <w:bottom w:val="none" w:sz="0" w:space="0" w:color="auto"/>
        <w:right w:val="none" w:sz="0" w:space="0" w:color="auto"/>
      </w:divBdr>
    </w:div>
    <w:div w:id="681125242">
      <w:bodyDiv w:val="1"/>
      <w:marLeft w:val="0"/>
      <w:marRight w:val="0"/>
      <w:marTop w:val="0"/>
      <w:marBottom w:val="0"/>
      <w:divBdr>
        <w:top w:val="none" w:sz="0" w:space="0" w:color="auto"/>
        <w:left w:val="none" w:sz="0" w:space="0" w:color="auto"/>
        <w:bottom w:val="none" w:sz="0" w:space="0" w:color="auto"/>
        <w:right w:val="none" w:sz="0" w:space="0" w:color="auto"/>
      </w:divBdr>
    </w:div>
    <w:div w:id="684861873">
      <w:bodyDiv w:val="1"/>
      <w:marLeft w:val="0"/>
      <w:marRight w:val="0"/>
      <w:marTop w:val="0"/>
      <w:marBottom w:val="0"/>
      <w:divBdr>
        <w:top w:val="none" w:sz="0" w:space="0" w:color="auto"/>
        <w:left w:val="none" w:sz="0" w:space="0" w:color="auto"/>
        <w:bottom w:val="none" w:sz="0" w:space="0" w:color="auto"/>
        <w:right w:val="none" w:sz="0" w:space="0" w:color="auto"/>
      </w:divBdr>
    </w:div>
    <w:div w:id="687026055">
      <w:bodyDiv w:val="1"/>
      <w:marLeft w:val="0"/>
      <w:marRight w:val="0"/>
      <w:marTop w:val="0"/>
      <w:marBottom w:val="0"/>
      <w:divBdr>
        <w:top w:val="none" w:sz="0" w:space="0" w:color="auto"/>
        <w:left w:val="none" w:sz="0" w:space="0" w:color="auto"/>
        <w:bottom w:val="none" w:sz="0" w:space="0" w:color="auto"/>
        <w:right w:val="none" w:sz="0" w:space="0" w:color="auto"/>
      </w:divBdr>
    </w:div>
    <w:div w:id="689374774">
      <w:bodyDiv w:val="1"/>
      <w:marLeft w:val="0"/>
      <w:marRight w:val="0"/>
      <w:marTop w:val="0"/>
      <w:marBottom w:val="0"/>
      <w:divBdr>
        <w:top w:val="none" w:sz="0" w:space="0" w:color="auto"/>
        <w:left w:val="none" w:sz="0" w:space="0" w:color="auto"/>
        <w:bottom w:val="none" w:sz="0" w:space="0" w:color="auto"/>
        <w:right w:val="none" w:sz="0" w:space="0" w:color="auto"/>
      </w:divBdr>
    </w:div>
    <w:div w:id="696128284">
      <w:bodyDiv w:val="1"/>
      <w:marLeft w:val="0"/>
      <w:marRight w:val="0"/>
      <w:marTop w:val="0"/>
      <w:marBottom w:val="0"/>
      <w:divBdr>
        <w:top w:val="none" w:sz="0" w:space="0" w:color="auto"/>
        <w:left w:val="none" w:sz="0" w:space="0" w:color="auto"/>
        <w:bottom w:val="none" w:sz="0" w:space="0" w:color="auto"/>
        <w:right w:val="none" w:sz="0" w:space="0" w:color="auto"/>
      </w:divBdr>
    </w:div>
    <w:div w:id="697854796">
      <w:bodyDiv w:val="1"/>
      <w:marLeft w:val="0"/>
      <w:marRight w:val="0"/>
      <w:marTop w:val="0"/>
      <w:marBottom w:val="0"/>
      <w:divBdr>
        <w:top w:val="none" w:sz="0" w:space="0" w:color="auto"/>
        <w:left w:val="none" w:sz="0" w:space="0" w:color="auto"/>
        <w:bottom w:val="none" w:sz="0" w:space="0" w:color="auto"/>
        <w:right w:val="none" w:sz="0" w:space="0" w:color="auto"/>
      </w:divBdr>
    </w:div>
    <w:div w:id="706023462">
      <w:bodyDiv w:val="1"/>
      <w:marLeft w:val="0"/>
      <w:marRight w:val="0"/>
      <w:marTop w:val="0"/>
      <w:marBottom w:val="0"/>
      <w:divBdr>
        <w:top w:val="none" w:sz="0" w:space="0" w:color="auto"/>
        <w:left w:val="none" w:sz="0" w:space="0" w:color="auto"/>
        <w:bottom w:val="none" w:sz="0" w:space="0" w:color="auto"/>
        <w:right w:val="none" w:sz="0" w:space="0" w:color="auto"/>
      </w:divBdr>
    </w:div>
    <w:div w:id="709379632">
      <w:bodyDiv w:val="1"/>
      <w:marLeft w:val="0"/>
      <w:marRight w:val="0"/>
      <w:marTop w:val="0"/>
      <w:marBottom w:val="0"/>
      <w:divBdr>
        <w:top w:val="none" w:sz="0" w:space="0" w:color="auto"/>
        <w:left w:val="none" w:sz="0" w:space="0" w:color="auto"/>
        <w:bottom w:val="none" w:sz="0" w:space="0" w:color="auto"/>
        <w:right w:val="none" w:sz="0" w:space="0" w:color="auto"/>
      </w:divBdr>
    </w:div>
    <w:div w:id="710957205">
      <w:bodyDiv w:val="1"/>
      <w:marLeft w:val="0"/>
      <w:marRight w:val="0"/>
      <w:marTop w:val="0"/>
      <w:marBottom w:val="0"/>
      <w:divBdr>
        <w:top w:val="none" w:sz="0" w:space="0" w:color="auto"/>
        <w:left w:val="none" w:sz="0" w:space="0" w:color="auto"/>
        <w:bottom w:val="none" w:sz="0" w:space="0" w:color="auto"/>
        <w:right w:val="none" w:sz="0" w:space="0" w:color="auto"/>
      </w:divBdr>
    </w:div>
    <w:div w:id="715935582">
      <w:bodyDiv w:val="1"/>
      <w:marLeft w:val="0"/>
      <w:marRight w:val="0"/>
      <w:marTop w:val="0"/>
      <w:marBottom w:val="0"/>
      <w:divBdr>
        <w:top w:val="none" w:sz="0" w:space="0" w:color="auto"/>
        <w:left w:val="none" w:sz="0" w:space="0" w:color="auto"/>
        <w:bottom w:val="none" w:sz="0" w:space="0" w:color="auto"/>
        <w:right w:val="none" w:sz="0" w:space="0" w:color="auto"/>
      </w:divBdr>
    </w:div>
    <w:div w:id="716512034">
      <w:bodyDiv w:val="1"/>
      <w:marLeft w:val="0"/>
      <w:marRight w:val="0"/>
      <w:marTop w:val="0"/>
      <w:marBottom w:val="0"/>
      <w:divBdr>
        <w:top w:val="none" w:sz="0" w:space="0" w:color="auto"/>
        <w:left w:val="none" w:sz="0" w:space="0" w:color="auto"/>
        <w:bottom w:val="none" w:sz="0" w:space="0" w:color="auto"/>
        <w:right w:val="none" w:sz="0" w:space="0" w:color="auto"/>
      </w:divBdr>
    </w:div>
    <w:div w:id="718474832">
      <w:bodyDiv w:val="1"/>
      <w:marLeft w:val="0"/>
      <w:marRight w:val="0"/>
      <w:marTop w:val="0"/>
      <w:marBottom w:val="0"/>
      <w:divBdr>
        <w:top w:val="none" w:sz="0" w:space="0" w:color="auto"/>
        <w:left w:val="none" w:sz="0" w:space="0" w:color="auto"/>
        <w:bottom w:val="none" w:sz="0" w:space="0" w:color="auto"/>
        <w:right w:val="none" w:sz="0" w:space="0" w:color="auto"/>
      </w:divBdr>
    </w:div>
    <w:div w:id="724181362">
      <w:bodyDiv w:val="1"/>
      <w:marLeft w:val="0"/>
      <w:marRight w:val="0"/>
      <w:marTop w:val="0"/>
      <w:marBottom w:val="0"/>
      <w:divBdr>
        <w:top w:val="none" w:sz="0" w:space="0" w:color="auto"/>
        <w:left w:val="none" w:sz="0" w:space="0" w:color="auto"/>
        <w:bottom w:val="none" w:sz="0" w:space="0" w:color="auto"/>
        <w:right w:val="none" w:sz="0" w:space="0" w:color="auto"/>
      </w:divBdr>
    </w:div>
    <w:div w:id="727730524">
      <w:bodyDiv w:val="1"/>
      <w:marLeft w:val="0"/>
      <w:marRight w:val="0"/>
      <w:marTop w:val="0"/>
      <w:marBottom w:val="0"/>
      <w:divBdr>
        <w:top w:val="none" w:sz="0" w:space="0" w:color="auto"/>
        <w:left w:val="none" w:sz="0" w:space="0" w:color="auto"/>
        <w:bottom w:val="none" w:sz="0" w:space="0" w:color="auto"/>
        <w:right w:val="none" w:sz="0" w:space="0" w:color="auto"/>
      </w:divBdr>
    </w:div>
    <w:div w:id="733508733">
      <w:bodyDiv w:val="1"/>
      <w:marLeft w:val="0"/>
      <w:marRight w:val="0"/>
      <w:marTop w:val="0"/>
      <w:marBottom w:val="0"/>
      <w:divBdr>
        <w:top w:val="none" w:sz="0" w:space="0" w:color="auto"/>
        <w:left w:val="none" w:sz="0" w:space="0" w:color="auto"/>
        <w:bottom w:val="none" w:sz="0" w:space="0" w:color="auto"/>
        <w:right w:val="none" w:sz="0" w:space="0" w:color="auto"/>
      </w:divBdr>
    </w:div>
    <w:div w:id="735398933">
      <w:bodyDiv w:val="1"/>
      <w:marLeft w:val="0"/>
      <w:marRight w:val="0"/>
      <w:marTop w:val="0"/>
      <w:marBottom w:val="0"/>
      <w:divBdr>
        <w:top w:val="none" w:sz="0" w:space="0" w:color="auto"/>
        <w:left w:val="none" w:sz="0" w:space="0" w:color="auto"/>
        <w:bottom w:val="none" w:sz="0" w:space="0" w:color="auto"/>
        <w:right w:val="none" w:sz="0" w:space="0" w:color="auto"/>
      </w:divBdr>
    </w:div>
    <w:div w:id="754789282">
      <w:bodyDiv w:val="1"/>
      <w:marLeft w:val="0"/>
      <w:marRight w:val="0"/>
      <w:marTop w:val="0"/>
      <w:marBottom w:val="0"/>
      <w:divBdr>
        <w:top w:val="none" w:sz="0" w:space="0" w:color="auto"/>
        <w:left w:val="none" w:sz="0" w:space="0" w:color="auto"/>
        <w:bottom w:val="none" w:sz="0" w:space="0" w:color="auto"/>
        <w:right w:val="none" w:sz="0" w:space="0" w:color="auto"/>
      </w:divBdr>
    </w:div>
    <w:div w:id="755639808">
      <w:bodyDiv w:val="1"/>
      <w:marLeft w:val="0"/>
      <w:marRight w:val="0"/>
      <w:marTop w:val="0"/>
      <w:marBottom w:val="0"/>
      <w:divBdr>
        <w:top w:val="none" w:sz="0" w:space="0" w:color="auto"/>
        <w:left w:val="none" w:sz="0" w:space="0" w:color="auto"/>
        <w:bottom w:val="none" w:sz="0" w:space="0" w:color="auto"/>
        <w:right w:val="none" w:sz="0" w:space="0" w:color="auto"/>
      </w:divBdr>
    </w:div>
    <w:div w:id="759526958">
      <w:bodyDiv w:val="1"/>
      <w:marLeft w:val="0"/>
      <w:marRight w:val="0"/>
      <w:marTop w:val="0"/>
      <w:marBottom w:val="0"/>
      <w:divBdr>
        <w:top w:val="none" w:sz="0" w:space="0" w:color="auto"/>
        <w:left w:val="none" w:sz="0" w:space="0" w:color="auto"/>
        <w:bottom w:val="none" w:sz="0" w:space="0" w:color="auto"/>
        <w:right w:val="none" w:sz="0" w:space="0" w:color="auto"/>
      </w:divBdr>
    </w:div>
    <w:div w:id="764304041">
      <w:bodyDiv w:val="1"/>
      <w:marLeft w:val="0"/>
      <w:marRight w:val="0"/>
      <w:marTop w:val="0"/>
      <w:marBottom w:val="0"/>
      <w:divBdr>
        <w:top w:val="none" w:sz="0" w:space="0" w:color="auto"/>
        <w:left w:val="none" w:sz="0" w:space="0" w:color="auto"/>
        <w:bottom w:val="none" w:sz="0" w:space="0" w:color="auto"/>
        <w:right w:val="none" w:sz="0" w:space="0" w:color="auto"/>
      </w:divBdr>
    </w:div>
    <w:div w:id="765273997">
      <w:bodyDiv w:val="1"/>
      <w:marLeft w:val="0"/>
      <w:marRight w:val="0"/>
      <w:marTop w:val="0"/>
      <w:marBottom w:val="0"/>
      <w:divBdr>
        <w:top w:val="none" w:sz="0" w:space="0" w:color="auto"/>
        <w:left w:val="none" w:sz="0" w:space="0" w:color="auto"/>
        <w:bottom w:val="none" w:sz="0" w:space="0" w:color="auto"/>
        <w:right w:val="none" w:sz="0" w:space="0" w:color="auto"/>
      </w:divBdr>
    </w:div>
    <w:div w:id="765685537">
      <w:bodyDiv w:val="1"/>
      <w:marLeft w:val="0"/>
      <w:marRight w:val="0"/>
      <w:marTop w:val="0"/>
      <w:marBottom w:val="0"/>
      <w:divBdr>
        <w:top w:val="none" w:sz="0" w:space="0" w:color="auto"/>
        <w:left w:val="none" w:sz="0" w:space="0" w:color="auto"/>
        <w:bottom w:val="none" w:sz="0" w:space="0" w:color="auto"/>
        <w:right w:val="none" w:sz="0" w:space="0" w:color="auto"/>
      </w:divBdr>
    </w:div>
    <w:div w:id="766732499">
      <w:bodyDiv w:val="1"/>
      <w:marLeft w:val="0"/>
      <w:marRight w:val="0"/>
      <w:marTop w:val="0"/>
      <w:marBottom w:val="0"/>
      <w:divBdr>
        <w:top w:val="none" w:sz="0" w:space="0" w:color="auto"/>
        <w:left w:val="none" w:sz="0" w:space="0" w:color="auto"/>
        <w:bottom w:val="none" w:sz="0" w:space="0" w:color="auto"/>
        <w:right w:val="none" w:sz="0" w:space="0" w:color="auto"/>
      </w:divBdr>
    </w:div>
    <w:div w:id="772827892">
      <w:bodyDiv w:val="1"/>
      <w:marLeft w:val="0"/>
      <w:marRight w:val="0"/>
      <w:marTop w:val="0"/>
      <w:marBottom w:val="0"/>
      <w:divBdr>
        <w:top w:val="none" w:sz="0" w:space="0" w:color="auto"/>
        <w:left w:val="none" w:sz="0" w:space="0" w:color="auto"/>
        <w:bottom w:val="none" w:sz="0" w:space="0" w:color="auto"/>
        <w:right w:val="none" w:sz="0" w:space="0" w:color="auto"/>
      </w:divBdr>
    </w:div>
    <w:div w:id="783765064">
      <w:bodyDiv w:val="1"/>
      <w:marLeft w:val="0"/>
      <w:marRight w:val="0"/>
      <w:marTop w:val="0"/>
      <w:marBottom w:val="0"/>
      <w:divBdr>
        <w:top w:val="none" w:sz="0" w:space="0" w:color="auto"/>
        <w:left w:val="none" w:sz="0" w:space="0" w:color="auto"/>
        <w:bottom w:val="none" w:sz="0" w:space="0" w:color="auto"/>
        <w:right w:val="none" w:sz="0" w:space="0" w:color="auto"/>
      </w:divBdr>
    </w:div>
    <w:div w:id="784039424">
      <w:bodyDiv w:val="1"/>
      <w:marLeft w:val="0"/>
      <w:marRight w:val="0"/>
      <w:marTop w:val="0"/>
      <w:marBottom w:val="0"/>
      <w:divBdr>
        <w:top w:val="none" w:sz="0" w:space="0" w:color="auto"/>
        <w:left w:val="none" w:sz="0" w:space="0" w:color="auto"/>
        <w:bottom w:val="none" w:sz="0" w:space="0" w:color="auto"/>
        <w:right w:val="none" w:sz="0" w:space="0" w:color="auto"/>
      </w:divBdr>
    </w:div>
    <w:div w:id="785854168">
      <w:bodyDiv w:val="1"/>
      <w:marLeft w:val="0"/>
      <w:marRight w:val="0"/>
      <w:marTop w:val="0"/>
      <w:marBottom w:val="0"/>
      <w:divBdr>
        <w:top w:val="none" w:sz="0" w:space="0" w:color="auto"/>
        <w:left w:val="none" w:sz="0" w:space="0" w:color="auto"/>
        <w:bottom w:val="none" w:sz="0" w:space="0" w:color="auto"/>
        <w:right w:val="none" w:sz="0" w:space="0" w:color="auto"/>
      </w:divBdr>
    </w:div>
    <w:div w:id="806321540">
      <w:bodyDiv w:val="1"/>
      <w:marLeft w:val="0"/>
      <w:marRight w:val="0"/>
      <w:marTop w:val="0"/>
      <w:marBottom w:val="0"/>
      <w:divBdr>
        <w:top w:val="none" w:sz="0" w:space="0" w:color="auto"/>
        <w:left w:val="none" w:sz="0" w:space="0" w:color="auto"/>
        <w:bottom w:val="none" w:sz="0" w:space="0" w:color="auto"/>
        <w:right w:val="none" w:sz="0" w:space="0" w:color="auto"/>
      </w:divBdr>
    </w:div>
    <w:div w:id="810243950">
      <w:bodyDiv w:val="1"/>
      <w:marLeft w:val="0"/>
      <w:marRight w:val="0"/>
      <w:marTop w:val="0"/>
      <w:marBottom w:val="0"/>
      <w:divBdr>
        <w:top w:val="none" w:sz="0" w:space="0" w:color="auto"/>
        <w:left w:val="none" w:sz="0" w:space="0" w:color="auto"/>
        <w:bottom w:val="none" w:sz="0" w:space="0" w:color="auto"/>
        <w:right w:val="none" w:sz="0" w:space="0" w:color="auto"/>
      </w:divBdr>
    </w:div>
    <w:div w:id="810514358">
      <w:bodyDiv w:val="1"/>
      <w:marLeft w:val="0"/>
      <w:marRight w:val="0"/>
      <w:marTop w:val="0"/>
      <w:marBottom w:val="0"/>
      <w:divBdr>
        <w:top w:val="none" w:sz="0" w:space="0" w:color="auto"/>
        <w:left w:val="none" w:sz="0" w:space="0" w:color="auto"/>
        <w:bottom w:val="none" w:sz="0" w:space="0" w:color="auto"/>
        <w:right w:val="none" w:sz="0" w:space="0" w:color="auto"/>
      </w:divBdr>
    </w:div>
    <w:div w:id="816917284">
      <w:bodyDiv w:val="1"/>
      <w:marLeft w:val="0"/>
      <w:marRight w:val="0"/>
      <w:marTop w:val="0"/>
      <w:marBottom w:val="0"/>
      <w:divBdr>
        <w:top w:val="none" w:sz="0" w:space="0" w:color="auto"/>
        <w:left w:val="none" w:sz="0" w:space="0" w:color="auto"/>
        <w:bottom w:val="none" w:sz="0" w:space="0" w:color="auto"/>
        <w:right w:val="none" w:sz="0" w:space="0" w:color="auto"/>
      </w:divBdr>
    </w:div>
    <w:div w:id="824051533">
      <w:bodyDiv w:val="1"/>
      <w:marLeft w:val="0"/>
      <w:marRight w:val="0"/>
      <w:marTop w:val="0"/>
      <w:marBottom w:val="0"/>
      <w:divBdr>
        <w:top w:val="none" w:sz="0" w:space="0" w:color="auto"/>
        <w:left w:val="none" w:sz="0" w:space="0" w:color="auto"/>
        <w:bottom w:val="none" w:sz="0" w:space="0" w:color="auto"/>
        <w:right w:val="none" w:sz="0" w:space="0" w:color="auto"/>
      </w:divBdr>
    </w:div>
    <w:div w:id="824979076">
      <w:bodyDiv w:val="1"/>
      <w:marLeft w:val="0"/>
      <w:marRight w:val="0"/>
      <w:marTop w:val="0"/>
      <w:marBottom w:val="0"/>
      <w:divBdr>
        <w:top w:val="none" w:sz="0" w:space="0" w:color="auto"/>
        <w:left w:val="none" w:sz="0" w:space="0" w:color="auto"/>
        <w:bottom w:val="none" w:sz="0" w:space="0" w:color="auto"/>
        <w:right w:val="none" w:sz="0" w:space="0" w:color="auto"/>
      </w:divBdr>
    </w:div>
    <w:div w:id="829751561">
      <w:bodyDiv w:val="1"/>
      <w:marLeft w:val="0"/>
      <w:marRight w:val="0"/>
      <w:marTop w:val="0"/>
      <w:marBottom w:val="0"/>
      <w:divBdr>
        <w:top w:val="none" w:sz="0" w:space="0" w:color="auto"/>
        <w:left w:val="none" w:sz="0" w:space="0" w:color="auto"/>
        <w:bottom w:val="none" w:sz="0" w:space="0" w:color="auto"/>
        <w:right w:val="none" w:sz="0" w:space="0" w:color="auto"/>
      </w:divBdr>
    </w:div>
    <w:div w:id="830294139">
      <w:bodyDiv w:val="1"/>
      <w:marLeft w:val="0"/>
      <w:marRight w:val="0"/>
      <w:marTop w:val="0"/>
      <w:marBottom w:val="0"/>
      <w:divBdr>
        <w:top w:val="none" w:sz="0" w:space="0" w:color="auto"/>
        <w:left w:val="none" w:sz="0" w:space="0" w:color="auto"/>
        <w:bottom w:val="none" w:sz="0" w:space="0" w:color="auto"/>
        <w:right w:val="none" w:sz="0" w:space="0" w:color="auto"/>
      </w:divBdr>
    </w:div>
    <w:div w:id="836768071">
      <w:bodyDiv w:val="1"/>
      <w:marLeft w:val="0"/>
      <w:marRight w:val="0"/>
      <w:marTop w:val="0"/>
      <w:marBottom w:val="0"/>
      <w:divBdr>
        <w:top w:val="none" w:sz="0" w:space="0" w:color="auto"/>
        <w:left w:val="none" w:sz="0" w:space="0" w:color="auto"/>
        <w:bottom w:val="none" w:sz="0" w:space="0" w:color="auto"/>
        <w:right w:val="none" w:sz="0" w:space="0" w:color="auto"/>
      </w:divBdr>
    </w:div>
    <w:div w:id="841698363">
      <w:bodyDiv w:val="1"/>
      <w:marLeft w:val="0"/>
      <w:marRight w:val="0"/>
      <w:marTop w:val="0"/>
      <w:marBottom w:val="0"/>
      <w:divBdr>
        <w:top w:val="none" w:sz="0" w:space="0" w:color="auto"/>
        <w:left w:val="none" w:sz="0" w:space="0" w:color="auto"/>
        <w:bottom w:val="none" w:sz="0" w:space="0" w:color="auto"/>
        <w:right w:val="none" w:sz="0" w:space="0" w:color="auto"/>
      </w:divBdr>
    </w:div>
    <w:div w:id="842084047">
      <w:bodyDiv w:val="1"/>
      <w:marLeft w:val="0"/>
      <w:marRight w:val="0"/>
      <w:marTop w:val="0"/>
      <w:marBottom w:val="0"/>
      <w:divBdr>
        <w:top w:val="none" w:sz="0" w:space="0" w:color="auto"/>
        <w:left w:val="none" w:sz="0" w:space="0" w:color="auto"/>
        <w:bottom w:val="none" w:sz="0" w:space="0" w:color="auto"/>
        <w:right w:val="none" w:sz="0" w:space="0" w:color="auto"/>
      </w:divBdr>
    </w:div>
    <w:div w:id="842352915">
      <w:bodyDiv w:val="1"/>
      <w:marLeft w:val="0"/>
      <w:marRight w:val="0"/>
      <w:marTop w:val="0"/>
      <w:marBottom w:val="0"/>
      <w:divBdr>
        <w:top w:val="none" w:sz="0" w:space="0" w:color="auto"/>
        <w:left w:val="none" w:sz="0" w:space="0" w:color="auto"/>
        <w:bottom w:val="none" w:sz="0" w:space="0" w:color="auto"/>
        <w:right w:val="none" w:sz="0" w:space="0" w:color="auto"/>
      </w:divBdr>
    </w:div>
    <w:div w:id="847719989">
      <w:bodyDiv w:val="1"/>
      <w:marLeft w:val="0"/>
      <w:marRight w:val="0"/>
      <w:marTop w:val="0"/>
      <w:marBottom w:val="0"/>
      <w:divBdr>
        <w:top w:val="none" w:sz="0" w:space="0" w:color="auto"/>
        <w:left w:val="none" w:sz="0" w:space="0" w:color="auto"/>
        <w:bottom w:val="none" w:sz="0" w:space="0" w:color="auto"/>
        <w:right w:val="none" w:sz="0" w:space="0" w:color="auto"/>
      </w:divBdr>
    </w:div>
    <w:div w:id="850874540">
      <w:bodyDiv w:val="1"/>
      <w:marLeft w:val="0"/>
      <w:marRight w:val="0"/>
      <w:marTop w:val="0"/>
      <w:marBottom w:val="0"/>
      <w:divBdr>
        <w:top w:val="none" w:sz="0" w:space="0" w:color="auto"/>
        <w:left w:val="none" w:sz="0" w:space="0" w:color="auto"/>
        <w:bottom w:val="none" w:sz="0" w:space="0" w:color="auto"/>
        <w:right w:val="none" w:sz="0" w:space="0" w:color="auto"/>
      </w:divBdr>
    </w:div>
    <w:div w:id="853152654">
      <w:bodyDiv w:val="1"/>
      <w:marLeft w:val="0"/>
      <w:marRight w:val="0"/>
      <w:marTop w:val="0"/>
      <w:marBottom w:val="0"/>
      <w:divBdr>
        <w:top w:val="none" w:sz="0" w:space="0" w:color="auto"/>
        <w:left w:val="none" w:sz="0" w:space="0" w:color="auto"/>
        <w:bottom w:val="none" w:sz="0" w:space="0" w:color="auto"/>
        <w:right w:val="none" w:sz="0" w:space="0" w:color="auto"/>
      </w:divBdr>
    </w:div>
    <w:div w:id="863251295">
      <w:bodyDiv w:val="1"/>
      <w:marLeft w:val="0"/>
      <w:marRight w:val="0"/>
      <w:marTop w:val="0"/>
      <w:marBottom w:val="0"/>
      <w:divBdr>
        <w:top w:val="none" w:sz="0" w:space="0" w:color="auto"/>
        <w:left w:val="none" w:sz="0" w:space="0" w:color="auto"/>
        <w:bottom w:val="none" w:sz="0" w:space="0" w:color="auto"/>
        <w:right w:val="none" w:sz="0" w:space="0" w:color="auto"/>
      </w:divBdr>
    </w:div>
    <w:div w:id="864487883">
      <w:bodyDiv w:val="1"/>
      <w:marLeft w:val="0"/>
      <w:marRight w:val="0"/>
      <w:marTop w:val="0"/>
      <w:marBottom w:val="0"/>
      <w:divBdr>
        <w:top w:val="none" w:sz="0" w:space="0" w:color="auto"/>
        <w:left w:val="none" w:sz="0" w:space="0" w:color="auto"/>
        <w:bottom w:val="none" w:sz="0" w:space="0" w:color="auto"/>
        <w:right w:val="none" w:sz="0" w:space="0" w:color="auto"/>
      </w:divBdr>
    </w:div>
    <w:div w:id="867647189">
      <w:bodyDiv w:val="1"/>
      <w:marLeft w:val="0"/>
      <w:marRight w:val="0"/>
      <w:marTop w:val="0"/>
      <w:marBottom w:val="0"/>
      <w:divBdr>
        <w:top w:val="none" w:sz="0" w:space="0" w:color="auto"/>
        <w:left w:val="none" w:sz="0" w:space="0" w:color="auto"/>
        <w:bottom w:val="none" w:sz="0" w:space="0" w:color="auto"/>
        <w:right w:val="none" w:sz="0" w:space="0" w:color="auto"/>
      </w:divBdr>
    </w:div>
    <w:div w:id="868295118">
      <w:bodyDiv w:val="1"/>
      <w:marLeft w:val="0"/>
      <w:marRight w:val="0"/>
      <w:marTop w:val="0"/>
      <w:marBottom w:val="0"/>
      <w:divBdr>
        <w:top w:val="none" w:sz="0" w:space="0" w:color="auto"/>
        <w:left w:val="none" w:sz="0" w:space="0" w:color="auto"/>
        <w:bottom w:val="none" w:sz="0" w:space="0" w:color="auto"/>
        <w:right w:val="none" w:sz="0" w:space="0" w:color="auto"/>
      </w:divBdr>
    </w:div>
    <w:div w:id="869728926">
      <w:bodyDiv w:val="1"/>
      <w:marLeft w:val="0"/>
      <w:marRight w:val="0"/>
      <w:marTop w:val="0"/>
      <w:marBottom w:val="0"/>
      <w:divBdr>
        <w:top w:val="none" w:sz="0" w:space="0" w:color="auto"/>
        <w:left w:val="none" w:sz="0" w:space="0" w:color="auto"/>
        <w:bottom w:val="none" w:sz="0" w:space="0" w:color="auto"/>
        <w:right w:val="none" w:sz="0" w:space="0" w:color="auto"/>
      </w:divBdr>
    </w:div>
    <w:div w:id="871964499">
      <w:bodyDiv w:val="1"/>
      <w:marLeft w:val="0"/>
      <w:marRight w:val="0"/>
      <w:marTop w:val="0"/>
      <w:marBottom w:val="0"/>
      <w:divBdr>
        <w:top w:val="none" w:sz="0" w:space="0" w:color="auto"/>
        <w:left w:val="none" w:sz="0" w:space="0" w:color="auto"/>
        <w:bottom w:val="none" w:sz="0" w:space="0" w:color="auto"/>
        <w:right w:val="none" w:sz="0" w:space="0" w:color="auto"/>
      </w:divBdr>
    </w:div>
    <w:div w:id="880240659">
      <w:bodyDiv w:val="1"/>
      <w:marLeft w:val="0"/>
      <w:marRight w:val="0"/>
      <w:marTop w:val="0"/>
      <w:marBottom w:val="0"/>
      <w:divBdr>
        <w:top w:val="none" w:sz="0" w:space="0" w:color="auto"/>
        <w:left w:val="none" w:sz="0" w:space="0" w:color="auto"/>
        <w:bottom w:val="none" w:sz="0" w:space="0" w:color="auto"/>
        <w:right w:val="none" w:sz="0" w:space="0" w:color="auto"/>
      </w:divBdr>
    </w:div>
    <w:div w:id="881870309">
      <w:bodyDiv w:val="1"/>
      <w:marLeft w:val="0"/>
      <w:marRight w:val="0"/>
      <w:marTop w:val="0"/>
      <w:marBottom w:val="0"/>
      <w:divBdr>
        <w:top w:val="none" w:sz="0" w:space="0" w:color="auto"/>
        <w:left w:val="none" w:sz="0" w:space="0" w:color="auto"/>
        <w:bottom w:val="none" w:sz="0" w:space="0" w:color="auto"/>
        <w:right w:val="none" w:sz="0" w:space="0" w:color="auto"/>
      </w:divBdr>
    </w:div>
    <w:div w:id="891424662">
      <w:bodyDiv w:val="1"/>
      <w:marLeft w:val="0"/>
      <w:marRight w:val="0"/>
      <w:marTop w:val="0"/>
      <w:marBottom w:val="0"/>
      <w:divBdr>
        <w:top w:val="none" w:sz="0" w:space="0" w:color="auto"/>
        <w:left w:val="none" w:sz="0" w:space="0" w:color="auto"/>
        <w:bottom w:val="none" w:sz="0" w:space="0" w:color="auto"/>
        <w:right w:val="none" w:sz="0" w:space="0" w:color="auto"/>
      </w:divBdr>
    </w:div>
    <w:div w:id="894196653">
      <w:bodyDiv w:val="1"/>
      <w:marLeft w:val="0"/>
      <w:marRight w:val="0"/>
      <w:marTop w:val="0"/>
      <w:marBottom w:val="0"/>
      <w:divBdr>
        <w:top w:val="none" w:sz="0" w:space="0" w:color="auto"/>
        <w:left w:val="none" w:sz="0" w:space="0" w:color="auto"/>
        <w:bottom w:val="none" w:sz="0" w:space="0" w:color="auto"/>
        <w:right w:val="none" w:sz="0" w:space="0" w:color="auto"/>
      </w:divBdr>
    </w:div>
    <w:div w:id="895504734">
      <w:bodyDiv w:val="1"/>
      <w:marLeft w:val="0"/>
      <w:marRight w:val="0"/>
      <w:marTop w:val="0"/>
      <w:marBottom w:val="0"/>
      <w:divBdr>
        <w:top w:val="none" w:sz="0" w:space="0" w:color="auto"/>
        <w:left w:val="none" w:sz="0" w:space="0" w:color="auto"/>
        <w:bottom w:val="none" w:sz="0" w:space="0" w:color="auto"/>
        <w:right w:val="none" w:sz="0" w:space="0" w:color="auto"/>
      </w:divBdr>
    </w:div>
    <w:div w:id="895895698">
      <w:bodyDiv w:val="1"/>
      <w:marLeft w:val="0"/>
      <w:marRight w:val="0"/>
      <w:marTop w:val="0"/>
      <w:marBottom w:val="0"/>
      <w:divBdr>
        <w:top w:val="none" w:sz="0" w:space="0" w:color="auto"/>
        <w:left w:val="none" w:sz="0" w:space="0" w:color="auto"/>
        <w:bottom w:val="none" w:sz="0" w:space="0" w:color="auto"/>
        <w:right w:val="none" w:sz="0" w:space="0" w:color="auto"/>
      </w:divBdr>
    </w:div>
    <w:div w:id="902133552">
      <w:bodyDiv w:val="1"/>
      <w:marLeft w:val="0"/>
      <w:marRight w:val="0"/>
      <w:marTop w:val="0"/>
      <w:marBottom w:val="0"/>
      <w:divBdr>
        <w:top w:val="none" w:sz="0" w:space="0" w:color="auto"/>
        <w:left w:val="none" w:sz="0" w:space="0" w:color="auto"/>
        <w:bottom w:val="none" w:sz="0" w:space="0" w:color="auto"/>
        <w:right w:val="none" w:sz="0" w:space="0" w:color="auto"/>
      </w:divBdr>
    </w:div>
    <w:div w:id="902640468">
      <w:bodyDiv w:val="1"/>
      <w:marLeft w:val="0"/>
      <w:marRight w:val="0"/>
      <w:marTop w:val="0"/>
      <w:marBottom w:val="0"/>
      <w:divBdr>
        <w:top w:val="none" w:sz="0" w:space="0" w:color="auto"/>
        <w:left w:val="none" w:sz="0" w:space="0" w:color="auto"/>
        <w:bottom w:val="none" w:sz="0" w:space="0" w:color="auto"/>
        <w:right w:val="none" w:sz="0" w:space="0" w:color="auto"/>
      </w:divBdr>
    </w:div>
    <w:div w:id="902644667">
      <w:bodyDiv w:val="1"/>
      <w:marLeft w:val="0"/>
      <w:marRight w:val="0"/>
      <w:marTop w:val="0"/>
      <w:marBottom w:val="0"/>
      <w:divBdr>
        <w:top w:val="none" w:sz="0" w:space="0" w:color="auto"/>
        <w:left w:val="none" w:sz="0" w:space="0" w:color="auto"/>
        <w:bottom w:val="none" w:sz="0" w:space="0" w:color="auto"/>
        <w:right w:val="none" w:sz="0" w:space="0" w:color="auto"/>
      </w:divBdr>
    </w:div>
    <w:div w:id="906305497">
      <w:bodyDiv w:val="1"/>
      <w:marLeft w:val="0"/>
      <w:marRight w:val="0"/>
      <w:marTop w:val="0"/>
      <w:marBottom w:val="0"/>
      <w:divBdr>
        <w:top w:val="none" w:sz="0" w:space="0" w:color="auto"/>
        <w:left w:val="none" w:sz="0" w:space="0" w:color="auto"/>
        <w:bottom w:val="none" w:sz="0" w:space="0" w:color="auto"/>
        <w:right w:val="none" w:sz="0" w:space="0" w:color="auto"/>
      </w:divBdr>
    </w:div>
    <w:div w:id="909386553">
      <w:bodyDiv w:val="1"/>
      <w:marLeft w:val="0"/>
      <w:marRight w:val="0"/>
      <w:marTop w:val="0"/>
      <w:marBottom w:val="0"/>
      <w:divBdr>
        <w:top w:val="none" w:sz="0" w:space="0" w:color="auto"/>
        <w:left w:val="none" w:sz="0" w:space="0" w:color="auto"/>
        <w:bottom w:val="none" w:sz="0" w:space="0" w:color="auto"/>
        <w:right w:val="none" w:sz="0" w:space="0" w:color="auto"/>
      </w:divBdr>
    </w:div>
    <w:div w:id="910651264">
      <w:bodyDiv w:val="1"/>
      <w:marLeft w:val="0"/>
      <w:marRight w:val="0"/>
      <w:marTop w:val="0"/>
      <w:marBottom w:val="0"/>
      <w:divBdr>
        <w:top w:val="none" w:sz="0" w:space="0" w:color="auto"/>
        <w:left w:val="none" w:sz="0" w:space="0" w:color="auto"/>
        <w:bottom w:val="none" w:sz="0" w:space="0" w:color="auto"/>
        <w:right w:val="none" w:sz="0" w:space="0" w:color="auto"/>
      </w:divBdr>
    </w:div>
    <w:div w:id="911040619">
      <w:bodyDiv w:val="1"/>
      <w:marLeft w:val="0"/>
      <w:marRight w:val="0"/>
      <w:marTop w:val="0"/>
      <w:marBottom w:val="0"/>
      <w:divBdr>
        <w:top w:val="none" w:sz="0" w:space="0" w:color="auto"/>
        <w:left w:val="none" w:sz="0" w:space="0" w:color="auto"/>
        <w:bottom w:val="none" w:sz="0" w:space="0" w:color="auto"/>
        <w:right w:val="none" w:sz="0" w:space="0" w:color="auto"/>
      </w:divBdr>
    </w:div>
    <w:div w:id="915092906">
      <w:bodyDiv w:val="1"/>
      <w:marLeft w:val="0"/>
      <w:marRight w:val="0"/>
      <w:marTop w:val="0"/>
      <w:marBottom w:val="0"/>
      <w:divBdr>
        <w:top w:val="none" w:sz="0" w:space="0" w:color="auto"/>
        <w:left w:val="none" w:sz="0" w:space="0" w:color="auto"/>
        <w:bottom w:val="none" w:sz="0" w:space="0" w:color="auto"/>
        <w:right w:val="none" w:sz="0" w:space="0" w:color="auto"/>
      </w:divBdr>
    </w:div>
    <w:div w:id="920219917">
      <w:bodyDiv w:val="1"/>
      <w:marLeft w:val="0"/>
      <w:marRight w:val="0"/>
      <w:marTop w:val="0"/>
      <w:marBottom w:val="0"/>
      <w:divBdr>
        <w:top w:val="none" w:sz="0" w:space="0" w:color="auto"/>
        <w:left w:val="none" w:sz="0" w:space="0" w:color="auto"/>
        <w:bottom w:val="none" w:sz="0" w:space="0" w:color="auto"/>
        <w:right w:val="none" w:sz="0" w:space="0" w:color="auto"/>
      </w:divBdr>
    </w:div>
    <w:div w:id="920525277">
      <w:bodyDiv w:val="1"/>
      <w:marLeft w:val="0"/>
      <w:marRight w:val="0"/>
      <w:marTop w:val="0"/>
      <w:marBottom w:val="0"/>
      <w:divBdr>
        <w:top w:val="none" w:sz="0" w:space="0" w:color="auto"/>
        <w:left w:val="none" w:sz="0" w:space="0" w:color="auto"/>
        <w:bottom w:val="none" w:sz="0" w:space="0" w:color="auto"/>
        <w:right w:val="none" w:sz="0" w:space="0" w:color="auto"/>
      </w:divBdr>
    </w:div>
    <w:div w:id="925848317">
      <w:bodyDiv w:val="1"/>
      <w:marLeft w:val="0"/>
      <w:marRight w:val="0"/>
      <w:marTop w:val="0"/>
      <w:marBottom w:val="0"/>
      <w:divBdr>
        <w:top w:val="none" w:sz="0" w:space="0" w:color="auto"/>
        <w:left w:val="none" w:sz="0" w:space="0" w:color="auto"/>
        <w:bottom w:val="none" w:sz="0" w:space="0" w:color="auto"/>
        <w:right w:val="none" w:sz="0" w:space="0" w:color="auto"/>
      </w:divBdr>
    </w:div>
    <w:div w:id="927538071">
      <w:bodyDiv w:val="1"/>
      <w:marLeft w:val="0"/>
      <w:marRight w:val="0"/>
      <w:marTop w:val="0"/>
      <w:marBottom w:val="0"/>
      <w:divBdr>
        <w:top w:val="none" w:sz="0" w:space="0" w:color="auto"/>
        <w:left w:val="none" w:sz="0" w:space="0" w:color="auto"/>
        <w:bottom w:val="none" w:sz="0" w:space="0" w:color="auto"/>
        <w:right w:val="none" w:sz="0" w:space="0" w:color="auto"/>
      </w:divBdr>
    </w:div>
    <w:div w:id="931624579">
      <w:bodyDiv w:val="1"/>
      <w:marLeft w:val="0"/>
      <w:marRight w:val="0"/>
      <w:marTop w:val="0"/>
      <w:marBottom w:val="0"/>
      <w:divBdr>
        <w:top w:val="none" w:sz="0" w:space="0" w:color="auto"/>
        <w:left w:val="none" w:sz="0" w:space="0" w:color="auto"/>
        <w:bottom w:val="none" w:sz="0" w:space="0" w:color="auto"/>
        <w:right w:val="none" w:sz="0" w:space="0" w:color="auto"/>
      </w:divBdr>
    </w:div>
    <w:div w:id="932056745">
      <w:bodyDiv w:val="1"/>
      <w:marLeft w:val="0"/>
      <w:marRight w:val="0"/>
      <w:marTop w:val="0"/>
      <w:marBottom w:val="0"/>
      <w:divBdr>
        <w:top w:val="none" w:sz="0" w:space="0" w:color="auto"/>
        <w:left w:val="none" w:sz="0" w:space="0" w:color="auto"/>
        <w:bottom w:val="none" w:sz="0" w:space="0" w:color="auto"/>
        <w:right w:val="none" w:sz="0" w:space="0" w:color="auto"/>
      </w:divBdr>
    </w:div>
    <w:div w:id="937326139">
      <w:bodyDiv w:val="1"/>
      <w:marLeft w:val="0"/>
      <w:marRight w:val="0"/>
      <w:marTop w:val="0"/>
      <w:marBottom w:val="0"/>
      <w:divBdr>
        <w:top w:val="none" w:sz="0" w:space="0" w:color="auto"/>
        <w:left w:val="none" w:sz="0" w:space="0" w:color="auto"/>
        <w:bottom w:val="none" w:sz="0" w:space="0" w:color="auto"/>
        <w:right w:val="none" w:sz="0" w:space="0" w:color="auto"/>
      </w:divBdr>
    </w:div>
    <w:div w:id="941693106">
      <w:bodyDiv w:val="1"/>
      <w:marLeft w:val="0"/>
      <w:marRight w:val="0"/>
      <w:marTop w:val="0"/>
      <w:marBottom w:val="0"/>
      <w:divBdr>
        <w:top w:val="none" w:sz="0" w:space="0" w:color="auto"/>
        <w:left w:val="none" w:sz="0" w:space="0" w:color="auto"/>
        <w:bottom w:val="none" w:sz="0" w:space="0" w:color="auto"/>
        <w:right w:val="none" w:sz="0" w:space="0" w:color="auto"/>
      </w:divBdr>
    </w:div>
    <w:div w:id="944927174">
      <w:bodyDiv w:val="1"/>
      <w:marLeft w:val="0"/>
      <w:marRight w:val="0"/>
      <w:marTop w:val="0"/>
      <w:marBottom w:val="0"/>
      <w:divBdr>
        <w:top w:val="none" w:sz="0" w:space="0" w:color="auto"/>
        <w:left w:val="none" w:sz="0" w:space="0" w:color="auto"/>
        <w:bottom w:val="none" w:sz="0" w:space="0" w:color="auto"/>
        <w:right w:val="none" w:sz="0" w:space="0" w:color="auto"/>
      </w:divBdr>
    </w:div>
    <w:div w:id="945423739">
      <w:bodyDiv w:val="1"/>
      <w:marLeft w:val="0"/>
      <w:marRight w:val="0"/>
      <w:marTop w:val="0"/>
      <w:marBottom w:val="0"/>
      <w:divBdr>
        <w:top w:val="none" w:sz="0" w:space="0" w:color="auto"/>
        <w:left w:val="none" w:sz="0" w:space="0" w:color="auto"/>
        <w:bottom w:val="none" w:sz="0" w:space="0" w:color="auto"/>
        <w:right w:val="none" w:sz="0" w:space="0" w:color="auto"/>
      </w:divBdr>
    </w:div>
    <w:div w:id="951589136">
      <w:bodyDiv w:val="1"/>
      <w:marLeft w:val="0"/>
      <w:marRight w:val="0"/>
      <w:marTop w:val="0"/>
      <w:marBottom w:val="0"/>
      <w:divBdr>
        <w:top w:val="none" w:sz="0" w:space="0" w:color="auto"/>
        <w:left w:val="none" w:sz="0" w:space="0" w:color="auto"/>
        <w:bottom w:val="none" w:sz="0" w:space="0" w:color="auto"/>
        <w:right w:val="none" w:sz="0" w:space="0" w:color="auto"/>
      </w:divBdr>
    </w:div>
    <w:div w:id="957297303">
      <w:bodyDiv w:val="1"/>
      <w:marLeft w:val="0"/>
      <w:marRight w:val="0"/>
      <w:marTop w:val="0"/>
      <w:marBottom w:val="0"/>
      <w:divBdr>
        <w:top w:val="none" w:sz="0" w:space="0" w:color="auto"/>
        <w:left w:val="none" w:sz="0" w:space="0" w:color="auto"/>
        <w:bottom w:val="none" w:sz="0" w:space="0" w:color="auto"/>
        <w:right w:val="none" w:sz="0" w:space="0" w:color="auto"/>
      </w:divBdr>
    </w:div>
    <w:div w:id="962493265">
      <w:bodyDiv w:val="1"/>
      <w:marLeft w:val="0"/>
      <w:marRight w:val="0"/>
      <w:marTop w:val="0"/>
      <w:marBottom w:val="0"/>
      <w:divBdr>
        <w:top w:val="none" w:sz="0" w:space="0" w:color="auto"/>
        <w:left w:val="none" w:sz="0" w:space="0" w:color="auto"/>
        <w:bottom w:val="none" w:sz="0" w:space="0" w:color="auto"/>
        <w:right w:val="none" w:sz="0" w:space="0" w:color="auto"/>
      </w:divBdr>
    </w:div>
    <w:div w:id="962930214">
      <w:bodyDiv w:val="1"/>
      <w:marLeft w:val="0"/>
      <w:marRight w:val="0"/>
      <w:marTop w:val="0"/>
      <w:marBottom w:val="0"/>
      <w:divBdr>
        <w:top w:val="none" w:sz="0" w:space="0" w:color="auto"/>
        <w:left w:val="none" w:sz="0" w:space="0" w:color="auto"/>
        <w:bottom w:val="none" w:sz="0" w:space="0" w:color="auto"/>
        <w:right w:val="none" w:sz="0" w:space="0" w:color="auto"/>
      </w:divBdr>
    </w:div>
    <w:div w:id="968314777">
      <w:bodyDiv w:val="1"/>
      <w:marLeft w:val="0"/>
      <w:marRight w:val="0"/>
      <w:marTop w:val="0"/>
      <w:marBottom w:val="0"/>
      <w:divBdr>
        <w:top w:val="none" w:sz="0" w:space="0" w:color="auto"/>
        <w:left w:val="none" w:sz="0" w:space="0" w:color="auto"/>
        <w:bottom w:val="none" w:sz="0" w:space="0" w:color="auto"/>
        <w:right w:val="none" w:sz="0" w:space="0" w:color="auto"/>
      </w:divBdr>
    </w:div>
    <w:div w:id="971327469">
      <w:bodyDiv w:val="1"/>
      <w:marLeft w:val="0"/>
      <w:marRight w:val="0"/>
      <w:marTop w:val="0"/>
      <w:marBottom w:val="0"/>
      <w:divBdr>
        <w:top w:val="none" w:sz="0" w:space="0" w:color="auto"/>
        <w:left w:val="none" w:sz="0" w:space="0" w:color="auto"/>
        <w:bottom w:val="none" w:sz="0" w:space="0" w:color="auto"/>
        <w:right w:val="none" w:sz="0" w:space="0" w:color="auto"/>
      </w:divBdr>
    </w:div>
    <w:div w:id="982195055">
      <w:bodyDiv w:val="1"/>
      <w:marLeft w:val="0"/>
      <w:marRight w:val="0"/>
      <w:marTop w:val="0"/>
      <w:marBottom w:val="0"/>
      <w:divBdr>
        <w:top w:val="none" w:sz="0" w:space="0" w:color="auto"/>
        <w:left w:val="none" w:sz="0" w:space="0" w:color="auto"/>
        <w:bottom w:val="none" w:sz="0" w:space="0" w:color="auto"/>
        <w:right w:val="none" w:sz="0" w:space="0" w:color="auto"/>
      </w:divBdr>
    </w:div>
    <w:div w:id="982273853">
      <w:bodyDiv w:val="1"/>
      <w:marLeft w:val="0"/>
      <w:marRight w:val="0"/>
      <w:marTop w:val="0"/>
      <w:marBottom w:val="0"/>
      <w:divBdr>
        <w:top w:val="none" w:sz="0" w:space="0" w:color="auto"/>
        <w:left w:val="none" w:sz="0" w:space="0" w:color="auto"/>
        <w:bottom w:val="none" w:sz="0" w:space="0" w:color="auto"/>
        <w:right w:val="none" w:sz="0" w:space="0" w:color="auto"/>
      </w:divBdr>
    </w:div>
    <w:div w:id="992876202">
      <w:bodyDiv w:val="1"/>
      <w:marLeft w:val="0"/>
      <w:marRight w:val="0"/>
      <w:marTop w:val="0"/>
      <w:marBottom w:val="0"/>
      <w:divBdr>
        <w:top w:val="none" w:sz="0" w:space="0" w:color="auto"/>
        <w:left w:val="none" w:sz="0" w:space="0" w:color="auto"/>
        <w:bottom w:val="none" w:sz="0" w:space="0" w:color="auto"/>
        <w:right w:val="none" w:sz="0" w:space="0" w:color="auto"/>
      </w:divBdr>
    </w:div>
    <w:div w:id="998114951">
      <w:bodyDiv w:val="1"/>
      <w:marLeft w:val="0"/>
      <w:marRight w:val="0"/>
      <w:marTop w:val="0"/>
      <w:marBottom w:val="0"/>
      <w:divBdr>
        <w:top w:val="none" w:sz="0" w:space="0" w:color="auto"/>
        <w:left w:val="none" w:sz="0" w:space="0" w:color="auto"/>
        <w:bottom w:val="none" w:sz="0" w:space="0" w:color="auto"/>
        <w:right w:val="none" w:sz="0" w:space="0" w:color="auto"/>
      </w:divBdr>
    </w:div>
    <w:div w:id="1004745230">
      <w:bodyDiv w:val="1"/>
      <w:marLeft w:val="0"/>
      <w:marRight w:val="0"/>
      <w:marTop w:val="0"/>
      <w:marBottom w:val="0"/>
      <w:divBdr>
        <w:top w:val="none" w:sz="0" w:space="0" w:color="auto"/>
        <w:left w:val="none" w:sz="0" w:space="0" w:color="auto"/>
        <w:bottom w:val="none" w:sz="0" w:space="0" w:color="auto"/>
        <w:right w:val="none" w:sz="0" w:space="0" w:color="auto"/>
      </w:divBdr>
    </w:div>
    <w:div w:id="1005092117">
      <w:bodyDiv w:val="1"/>
      <w:marLeft w:val="0"/>
      <w:marRight w:val="0"/>
      <w:marTop w:val="0"/>
      <w:marBottom w:val="0"/>
      <w:divBdr>
        <w:top w:val="none" w:sz="0" w:space="0" w:color="auto"/>
        <w:left w:val="none" w:sz="0" w:space="0" w:color="auto"/>
        <w:bottom w:val="none" w:sz="0" w:space="0" w:color="auto"/>
        <w:right w:val="none" w:sz="0" w:space="0" w:color="auto"/>
      </w:divBdr>
    </w:div>
    <w:div w:id="1005594774">
      <w:bodyDiv w:val="1"/>
      <w:marLeft w:val="0"/>
      <w:marRight w:val="0"/>
      <w:marTop w:val="0"/>
      <w:marBottom w:val="0"/>
      <w:divBdr>
        <w:top w:val="none" w:sz="0" w:space="0" w:color="auto"/>
        <w:left w:val="none" w:sz="0" w:space="0" w:color="auto"/>
        <w:bottom w:val="none" w:sz="0" w:space="0" w:color="auto"/>
        <w:right w:val="none" w:sz="0" w:space="0" w:color="auto"/>
      </w:divBdr>
    </w:div>
    <w:div w:id="1007752193">
      <w:bodyDiv w:val="1"/>
      <w:marLeft w:val="0"/>
      <w:marRight w:val="0"/>
      <w:marTop w:val="0"/>
      <w:marBottom w:val="0"/>
      <w:divBdr>
        <w:top w:val="none" w:sz="0" w:space="0" w:color="auto"/>
        <w:left w:val="none" w:sz="0" w:space="0" w:color="auto"/>
        <w:bottom w:val="none" w:sz="0" w:space="0" w:color="auto"/>
        <w:right w:val="none" w:sz="0" w:space="0" w:color="auto"/>
      </w:divBdr>
    </w:div>
    <w:div w:id="1008094072">
      <w:bodyDiv w:val="1"/>
      <w:marLeft w:val="0"/>
      <w:marRight w:val="0"/>
      <w:marTop w:val="0"/>
      <w:marBottom w:val="0"/>
      <w:divBdr>
        <w:top w:val="none" w:sz="0" w:space="0" w:color="auto"/>
        <w:left w:val="none" w:sz="0" w:space="0" w:color="auto"/>
        <w:bottom w:val="none" w:sz="0" w:space="0" w:color="auto"/>
        <w:right w:val="none" w:sz="0" w:space="0" w:color="auto"/>
      </w:divBdr>
    </w:div>
    <w:div w:id="1008798464">
      <w:bodyDiv w:val="1"/>
      <w:marLeft w:val="0"/>
      <w:marRight w:val="0"/>
      <w:marTop w:val="0"/>
      <w:marBottom w:val="0"/>
      <w:divBdr>
        <w:top w:val="none" w:sz="0" w:space="0" w:color="auto"/>
        <w:left w:val="none" w:sz="0" w:space="0" w:color="auto"/>
        <w:bottom w:val="none" w:sz="0" w:space="0" w:color="auto"/>
        <w:right w:val="none" w:sz="0" w:space="0" w:color="auto"/>
      </w:divBdr>
    </w:div>
    <w:div w:id="1011764110">
      <w:bodyDiv w:val="1"/>
      <w:marLeft w:val="0"/>
      <w:marRight w:val="0"/>
      <w:marTop w:val="0"/>
      <w:marBottom w:val="0"/>
      <w:divBdr>
        <w:top w:val="none" w:sz="0" w:space="0" w:color="auto"/>
        <w:left w:val="none" w:sz="0" w:space="0" w:color="auto"/>
        <w:bottom w:val="none" w:sz="0" w:space="0" w:color="auto"/>
        <w:right w:val="none" w:sz="0" w:space="0" w:color="auto"/>
      </w:divBdr>
    </w:div>
    <w:div w:id="1015618464">
      <w:bodyDiv w:val="1"/>
      <w:marLeft w:val="0"/>
      <w:marRight w:val="0"/>
      <w:marTop w:val="0"/>
      <w:marBottom w:val="0"/>
      <w:divBdr>
        <w:top w:val="none" w:sz="0" w:space="0" w:color="auto"/>
        <w:left w:val="none" w:sz="0" w:space="0" w:color="auto"/>
        <w:bottom w:val="none" w:sz="0" w:space="0" w:color="auto"/>
        <w:right w:val="none" w:sz="0" w:space="0" w:color="auto"/>
      </w:divBdr>
    </w:div>
    <w:div w:id="1019356315">
      <w:bodyDiv w:val="1"/>
      <w:marLeft w:val="0"/>
      <w:marRight w:val="0"/>
      <w:marTop w:val="0"/>
      <w:marBottom w:val="0"/>
      <w:divBdr>
        <w:top w:val="none" w:sz="0" w:space="0" w:color="auto"/>
        <w:left w:val="none" w:sz="0" w:space="0" w:color="auto"/>
        <w:bottom w:val="none" w:sz="0" w:space="0" w:color="auto"/>
        <w:right w:val="none" w:sz="0" w:space="0" w:color="auto"/>
      </w:divBdr>
    </w:div>
    <w:div w:id="1022785065">
      <w:bodyDiv w:val="1"/>
      <w:marLeft w:val="0"/>
      <w:marRight w:val="0"/>
      <w:marTop w:val="0"/>
      <w:marBottom w:val="0"/>
      <w:divBdr>
        <w:top w:val="none" w:sz="0" w:space="0" w:color="auto"/>
        <w:left w:val="none" w:sz="0" w:space="0" w:color="auto"/>
        <w:bottom w:val="none" w:sz="0" w:space="0" w:color="auto"/>
        <w:right w:val="none" w:sz="0" w:space="0" w:color="auto"/>
      </w:divBdr>
    </w:div>
    <w:div w:id="1026980908">
      <w:bodyDiv w:val="1"/>
      <w:marLeft w:val="0"/>
      <w:marRight w:val="0"/>
      <w:marTop w:val="0"/>
      <w:marBottom w:val="0"/>
      <w:divBdr>
        <w:top w:val="none" w:sz="0" w:space="0" w:color="auto"/>
        <w:left w:val="none" w:sz="0" w:space="0" w:color="auto"/>
        <w:bottom w:val="none" w:sz="0" w:space="0" w:color="auto"/>
        <w:right w:val="none" w:sz="0" w:space="0" w:color="auto"/>
      </w:divBdr>
    </w:div>
    <w:div w:id="1027413516">
      <w:bodyDiv w:val="1"/>
      <w:marLeft w:val="0"/>
      <w:marRight w:val="0"/>
      <w:marTop w:val="0"/>
      <w:marBottom w:val="0"/>
      <w:divBdr>
        <w:top w:val="none" w:sz="0" w:space="0" w:color="auto"/>
        <w:left w:val="none" w:sz="0" w:space="0" w:color="auto"/>
        <w:bottom w:val="none" w:sz="0" w:space="0" w:color="auto"/>
        <w:right w:val="none" w:sz="0" w:space="0" w:color="auto"/>
      </w:divBdr>
    </w:div>
    <w:div w:id="1028674561">
      <w:bodyDiv w:val="1"/>
      <w:marLeft w:val="0"/>
      <w:marRight w:val="0"/>
      <w:marTop w:val="0"/>
      <w:marBottom w:val="0"/>
      <w:divBdr>
        <w:top w:val="none" w:sz="0" w:space="0" w:color="auto"/>
        <w:left w:val="none" w:sz="0" w:space="0" w:color="auto"/>
        <w:bottom w:val="none" w:sz="0" w:space="0" w:color="auto"/>
        <w:right w:val="none" w:sz="0" w:space="0" w:color="auto"/>
      </w:divBdr>
    </w:div>
    <w:div w:id="1035811181">
      <w:bodyDiv w:val="1"/>
      <w:marLeft w:val="0"/>
      <w:marRight w:val="0"/>
      <w:marTop w:val="0"/>
      <w:marBottom w:val="0"/>
      <w:divBdr>
        <w:top w:val="none" w:sz="0" w:space="0" w:color="auto"/>
        <w:left w:val="none" w:sz="0" w:space="0" w:color="auto"/>
        <w:bottom w:val="none" w:sz="0" w:space="0" w:color="auto"/>
        <w:right w:val="none" w:sz="0" w:space="0" w:color="auto"/>
      </w:divBdr>
    </w:div>
    <w:div w:id="1038318451">
      <w:bodyDiv w:val="1"/>
      <w:marLeft w:val="0"/>
      <w:marRight w:val="0"/>
      <w:marTop w:val="0"/>
      <w:marBottom w:val="0"/>
      <w:divBdr>
        <w:top w:val="none" w:sz="0" w:space="0" w:color="auto"/>
        <w:left w:val="none" w:sz="0" w:space="0" w:color="auto"/>
        <w:bottom w:val="none" w:sz="0" w:space="0" w:color="auto"/>
        <w:right w:val="none" w:sz="0" w:space="0" w:color="auto"/>
      </w:divBdr>
    </w:div>
    <w:div w:id="1047485554">
      <w:bodyDiv w:val="1"/>
      <w:marLeft w:val="0"/>
      <w:marRight w:val="0"/>
      <w:marTop w:val="0"/>
      <w:marBottom w:val="0"/>
      <w:divBdr>
        <w:top w:val="none" w:sz="0" w:space="0" w:color="auto"/>
        <w:left w:val="none" w:sz="0" w:space="0" w:color="auto"/>
        <w:bottom w:val="none" w:sz="0" w:space="0" w:color="auto"/>
        <w:right w:val="none" w:sz="0" w:space="0" w:color="auto"/>
      </w:divBdr>
    </w:div>
    <w:div w:id="1051809637">
      <w:bodyDiv w:val="1"/>
      <w:marLeft w:val="0"/>
      <w:marRight w:val="0"/>
      <w:marTop w:val="0"/>
      <w:marBottom w:val="0"/>
      <w:divBdr>
        <w:top w:val="none" w:sz="0" w:space="0" w:color="auto"/>
        <w:left w:val="none" w:sz="0" w:space="0" w:color="auto"/>
        <w:bottom w:val="none" w:sz="0" w:space="0" w:color="auto"/>
        <w:right w:val="none" w:sz="0" w:space="0" w:color="auto"/>
      </w:divBdr>
    </w:div>
    <w:div w:id="1061169825">
      <w:bodyDiv w:val="1"/>
      <w:marLeft w:val="0"/>
      <w:marRight w:val="0"/>
      <w:marTop w:val="0"/>
      <w:marBottom w:val="0"/>
      <w:divBdr>
        <w:top w:val="none" w:sz="0" w:space="0" w:color="auto"/>
        <w:left w:val="none" w:sz="0" w:space="0" w:color="auto"/>
        <w:bottom w:val="none" w:sz="0" w:space="0" w:color="auto"/>
        <w:right w:val="none" w:sz="0" w:space="0" w:color="auto"/>
      </w:divBdr>
    </w:div>
    <w:div w:id="1067338259">
      <w:bodyDiv w:val="1"/>
      <w:marLeft w:val="0"/>
      <w:marRight w:val="0"/>
      <w:marTop w:val="0"/>
      <w:marBottom w:val="0"/>
      <w:divBdr>
        <w:top w:val="none" w:sz="0" w:space="0" w:color="auto"/>
        <w:left w:val="none" w:sz="0" w:space="0" w:color="auto"/>
        <w:bottom w:val="none" w:sz="0" w:space="0" w:color="auto"/>
        <w:right w:val="none" w:sz="0" w:space="0" w:color="auto"/>
      </w:divBdr>
    </w:div>
    <w:div w:id="1069230034">
      <w:bodyDiv w:val="1"/>
      <w:marLeft w:val="0"/>
      <w:marRight w:val="0"/>
      <w:marTop w:val="0"/>
      <w:marBottom w:val="0"/>
      <w:divBdr>
        <w:top w:val="none" w:sz="0" w:space="0" w:color="auto"/>
        <w:left w:val="none" w:sz="0" w:space="0" w:color="auto"/>
        <w:bottom w:val="none" w:sz="0" w:space="0" w:color="auto"/>
        <w:right w:val="none" w:sz="0" w:space="0" w:color="auto"/>
      </w:divBdr>
    </w:div>
    <w:div w:id="1073159144">
      <w:bodyDiv w:val="1"/>
      <w:marLeft w:val="0"/>
      <w:marRight w:val="0"/>
      <w:marTop w:val="0"/>
      <w:marBottom w:val="0"/>
      <w:divBdr>
        <w:top w:val="none" w:sz="0" w:space="0" w:color="auto"/>
        <w:left w:val="none" w:sz="0" w:space="0" w:color="auto"/>
        <w:bottom w:val="none" w:sz="0" w:space="0" w:color="auto"/>
        <w:right w:val="none" w:sz="0" w:space="0" w:color="auto"/>
      </w:divBdr>
    </w:div>
    <w:div w:id="1080909445">
      <w:bodyDiv w:val="1"/>
      <w:marLeft w:val="0"/>
      <w:marRight w:val="0"/>
      <w:marTop w:val="0"/>
      <w:marBottom w:val="0"/>
      <w:divBdr>
        <w:top w:val="none" w:sz="0" w:space="0" w:color="auto"/>
        <w:left w:val="none" w:sz="0" w:space="0" w:color="auto"/>
        <w:bottom w:val="none" w:sz="0" w:space="0" w:color="auto"/>
        <w:right w:val="none" w:sz="0" w:space="0" w:color="auto"/>
      </w:divBdr>
    </w:div>
    <w:div w:id="1082066693">
      <w:bodyDiv w:val="1"/>
      <w:marLeft w:val="0"/>
      <w:marRight w:val="0"/>
      <w:marTop w:val="0"/>
      <w:marBottom w:val="0"/>
      <w:divBdr>
        <w:top w:val="none" w:sz="0" w:space="0" w:color="auto"/>
        <w:left w:val="none" w:sz="0" w:space="0" w:color="auto"/>
        <w:bottom w:val="none" w:sz="0" w:space="0" w:color="auto"/>
        <w:right w:val="none" w:sz="0" w:space="0" w:color="auto"/>
      </w:divBdr>
    </w:div>
    <w:div w:id="1082262700">
      <w:bodyDiv w:val="1"/>
      <w:marLeft w:val="0"/>
      <w:marRight w:val="0"/>
      <w:marTop w:val="0"/>
      <w:marBottom w:val="0"/>
      <w:divBdr>
        <w:top w:val="none" w:sz="0" w:space="0" w:color="auto"/>
        <w:left w:val="none" w:sz="0" w:space="0" w:color="auto"/>
        <w:bottom w:val="none" w:sz="0" w:space="0" w:color="auto"/>
        <w:right w:val="none" w:sz="0" w:space="0" w:color="auto"/>
      </w:divBdr>
    </w:div>
    <w:div w:id="1085688393">
      <w:bodyDiv w:val="1"/>
      <w:marLeft w:val="0"/>
      <w:marRight w:val="0"/>
      <w:marTop w:val="0"/>
      <w:marBottom w:val="0"/>
      <w:divBdr>
        <w:top w:val="none" w:sz="0" w:space="0" w:color="auto"/>
        <w:left w:val="none" w:sz="0" w:space="0" w:color="auto"/>
        <w:bottom w:val="none" w:sz="0" w:space="0" w:color="auto"/>
        <w:right w:val="none" w:sz="0" w:space="0" w:color="auto"/>
      </w:divBdr>
    </w:div>
    <w:div w:id="1097796210">
      <w:bodyDiv w:val="1"/>
      <w:marLeft w:val="0"/>
      <w:marRight w:val="0"/>
      <w:marTop w:val="0"/>
      <w:marBottom w:val="0"/>
      <w:divBdr>
        <w:top w:val="none" w:sz="0" w:space="0" w:color="auto"/>
        <w:left w:val="none" w:sz="0" w:space="0" w:color="auto"/>
        <w:bottom w:val="none" w:sz="0" w:space="0" w:color="auto"/>
        <w:right w:val="none" w:sz="0" w:space="0" w:color="auto"/>
      </w:divBdr>
    </w:div>
    <w:div w:id="1105031265">
      <w:bodyDiv w:val="1"/>
      <w:marLeft w:val="0"/>
      <w:marRight w:val="0"/>
      <w:marTop w:val="0"/>
      <w:marBottom w:val="0"/>
      <w:divBdr>
        <w:top w:val="none" w:sz="0" w:space="0" w:color="auto"/>
        <w:left w:val="none" w:sz="0" w:space="0" w:color="auto"/>
        <w:bottom w:val="none" w:sz="0" w:space="0" w:color="auto"/>
        <w:right w:val="none" w:sz="0" w:space="0" w:color="auto"/>
      </w:divBdr>
    </w:div>
    <w:div w:id="1106657889">
      <w:bodyDiv w:val="1"/>
      <w:marLeft w:val="0"/>
      <w:marRight w:val="0"/>
      <w:marTop w:val="0"/>
      <w:marBottom w:val="0"/>
      <w:divBdr>
        <w:top w:val="none" w:sz="0" w:space="0" w:color="auto"/>
        <w:left w:val="none" w:sz="0" w:space="0" w:color="auto"/>
        <w:bottom w:val="none" w:sz="0" w:space="0" w:color="auto"/>
        <w:right w:val="none" w:sz="0" w:space="0" w:color="auto"/>
      </w:divBdr>
    </w:div>
    <w:div w:id="1108114221">
      <w:bodyDiv w:val="1"/>
      <w:marLeft w:val="0"/>
      <w:marRight w:val="0"/>
      <w:marTop w:val="0"/>
      <w:marBottom w:val="0"/>
      <w:divBdr>
        <w:top w:val="none" w:sz="0" w:space="0" w:color="auto"/>
        <w:left w:val="none" w:sz="0" w:space="0" w:color="auto"/>
        <w:bottom w:val="none" w:sz="0" w:space="0" w:color="auto"/>
        <w:right w:val="none" w:sz="0" w:space="0" w:color="auto"/>
      </w:divBdr>
    </w:div>
    <w:div w:id="1109466061">
      <w:bodyDiv w:val="1"/>
      <w:marLeft w:val="0"/>
      <w:marRight w:val="0"/>
      <w:marTop w:val="0"/>
      <w:marBottom w:val="0"/>
      <w:divBdr>
        <w:top w:val="none" w:sz="0" w:space="0" w:color="auto"/>
        <w:left w:val="none" w:sz="0" w:space="0" w:color="auto"/>
        <w:bottom w:val="none" w:sz="0" w:space="0" w:color="auto"/>
        <w:right w:val="none" w:sz="0" w:space="0" w:color="auto"/>
      </w:divBdr>
    </w:div>
    <w:div w:id="1116215002">
      <w:bodyDiv w:val="1"/>
      <w:marLeft w:val="0"/>
      <w:marRight w:val="0"/>
      <w:marTop w:val="0"/>
      <w:marBottom w:val="0"/>
      <w:divBdr>
        <w:top w:val="none" w:sz="0" w:space="0" w:color="auto"/>
        <w:left w:val="none" w:sz="0" w:space="0" w:color="auto"/>
        <w:bottom w:val="none" w:sz="0" w:space="0" w:color="auto"/>
        <w:right w:val="none" w:sz="0" w:space="0" w:color="auto"/>
      </w:divBdr>
    </w:div>
    <w:div w:id="1116369093">
      <w:bodyDiv w:val="1"/>
      <w:marLeft w:val="0"/>
      <w:marRight w:val="0"/>
      <w:marTop w:val="0"/>
      <w:marBottom w:val="0"/>
      <w:divBdr>
        <w:top w:val="none" w:sz="0" w:space="0" w:color="auto"/>
        <w:left w:val="none" w:sz="0" w:space="0" w:color="auto"/>
        <w:bottom w:val="none" w:sz="0" w:space="0" w:color="auto"/>
        <w:right w:val="none" w:sz="0" w:space="0" w:color="auto"/>
      </w:divBdr>
    </w:div>
    <w:div w:id="1123160326">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37911852">
      <w:bodyDiv w:val="1"/>
      <w:marLeft w:val="0"/>
      <w:marRight w:val="0"/>
      <w:marTop w:val="0"/>
      <w:marBottom w:val="0"/>
      <w:divBdr>
        <w:top w:val="none" w:sz="0" w:space="0" w:color="auto"/>
        <w:left w:val="none" w:sz="0" w:space="0" w:color="auto"/>
        <w:bottom w:val="none" w:sz="0" w:space="0" w:color="auto"/>
        <w:right w:val="none" w:sz="0" w:space="0" w:color="auto"/>
      </w:divBdr>
    </w:div>
    <w:div w:id="1139151788">
      <w:bodyDiv w:val="1"/>
      <w:marLeft w:val="0"/>
      <w:marRight w:val="0"/>
      <w:marTop w:val="0"/>
      <w:marBottom w:val="0"/>
      <w:divBdr>
        <w:top w:val="none" w:sz="0" w:space="0" w:color="auto"/>
        <w:left w:val="none" w:sz="0" w:space="0" w:color="auto"/>
        <w:bottom w:val="none" w:sz="0" w:space="0" w:color="auto"/>
        <w:right w:val="none" w:sz="0" w:space="0" w:color="auto"/>
      </w:divBdr>
    </w:div>
    <w:div w:id="1141997006">
      <w:bodyDiv w:val="1"/>
      <w:marLeft w:val="0"/>
      <w:marRight w:val="0"/>
      <w:marTop w:val="0"/>
      <w:marBottom w:val="0"/>
      <w:divBdr>
        <w:top w:val="none" w:sz="0" w:space="0" w:color="auto"/>
        <w:left w:val="none" w:sz="0" w:space="0" w:color="auto"/>
        <w:bottom w:val="none" w:sz="0" w:space="0" w:color="auto"/>
        <w:right w:val="none" w:sz="0" w:space="0" w:color="auto"/>
      </w:divBdr>
    </w:div>
    <w:div w:id="1143811053">
      <w:bodyDiv w:val="1"/>
      <w:marLeft w:val="0"/>
      <w:marRight w:val="0"/>
      <w:marTop w:val="0"/>
      <w:marBottom w:val="0"/>
      <w:divBdr>
        <w:top w:val="none" w:sz="0" w:space="0" w:color="auto"/>
        <w:left w:val="none" w:sz="0" w:space="0" w:color="auto"/>
        <w:bottom w:val="none" w:sz="0" w:space="0" w:color="auto"/>
        <w:right w:val="none" w:sz="0" w:space="0" w:color="auto"/>
      </w:divBdr>
    </w:div>
    <w:div w:id="1147866749">
      <w:bodyDiv w:val="1"/>
      <w:marLeft w:val="0"/>
      <w:marRight w:val="0"/>
      <w:marTop w:val="0"/>
      <w:marBottom w:val="0"/>
      <w:divBdr>
        <w:top w:val="none" w:sz="0" w:space="0" w:color="auto"/>
        <w:left w:val="none" w:sz="0" w:space="0" w:color="auto"/>
        <w:bottom w:val="none" w:sz="0" w:space="0" w:color="auto"/>
        <w:right w:val="none" w:sz="0" w:space="0" w:color="auto"/>
      </w:divBdr>
    </w:div>
    <w:div w:id="1156458838">
      <w:bodyDiv w:val="1"/>
      <w:marLeft w:val="0"/>
      <w:marRight w:val="0"/>
      <w:marTop w:val="0"/>
      <w:marBottom w:val="0"/>
      <w:divBdr>
        <w:top w:val="none" w:sz="0" w:space="0" w:color="auto"/>
        <w:left w:val="none" w:sz="0" w:space="0" w:color="auto"/>
        <w:bottom w:val="none" w:sz="0" w:space="0" w:color="auto"/>
        <w:right w:val="none" w:sz="0" w:space="0" w:color="auto"/>
      </w:divBdr>
    </w:div>
    <w:div w:id="1156996674">
      <w:bodyDiv w:val="1"/>
      <w:marLeft w:val="0"/>
      <w:marRight w:val="0"/>
      <w:marTop w:val="0"/>
      <w:marBottom w:val="0"/>
      <w:divBdr>
        <w:top w:val="none" w:sz="0" w:space="0" w:color="auto"/>
        <w:left w:val="none" w:sz="0" w:space="0" w:color="auto"/>
        <w:bottom w:val="none" w:sz="0" w:space="0" w:color="auto"/>
        <w:right w:val="none" w:sz="0" w:space="0" w:color="auto"/>
      </w:divBdr>
    </w:div>
    <w:div w:id="1157767456">
      <w:bodyDiv w:val="1"/>
      <w:marLeft w:val="0"/>
      <w:marRight w:val="0"/>
      <w:marTop w:val="0"/>
      <w:marBottom w:val="0"/>
      <w:divBdr>
        <w:top w:val="none" w:sz="0" w:space="0" w:color="auto"/>
        <w:left w:val="none" w:sz="0" w:space="0" w:color="auto"/>
        <w:bottom w:val="none" w:sz="0" w:space="0" w:color="auto"/>
        <w:right w:val="none" w:sz="0" w:space="0" w:color="auto"/>
      </w:divBdr>
    </w:div>
    <w:div w:id="1158426576">
      <w:bodyDiv w:val="1"/>
      <w:marLeft w:val="0"/>
      <w:marRight w:val="0"/>
      <w:marTop w:val="0"/>
      <w:marBottom w:val="0"/>
      <w:divBdr>
        <w:top w:val="none" w:sz="0" w:space="0" w:color="auto"/>
        <w:left w:val="none" w:sz="0" w:space="0" w:color="auto"/>
        <w:bottom w:val="none" w:sz="0" w:space="0" w:color="auto"/>
        <w:right w:val="none" w:sz="0" w:space="0" w:color="auto"/>
      </w:divBdr>
    </w:div>
    <w:div w:id="1161697308">
      <w:bodyDiv w:val="1"/>
      <w:marLeft w:val="0"/>
      <w:marRight w:val="0"/>
      <w:marTop w:val="0"/>
      <w:marBottom w:val="0"/>
      <w:divBdr>
        <w:top w:val="none" w:sz="0" w:space="0" w:color="auto"/>
        <w:left w:val="none" w:sz="0" w:space="0" w:color="auto"/>
        <w:bottom w:val="none" w:sz="0" w:space="0" w:color="auto"/>
        <w:right w:val="none" w:sz="0" w:space="0" w:color="auto"/>
      </w:divBdr>
    </w:div>
    <w:div w:id="1161847973">
      <w:bodyDiv w:val="1"/>
      <w:marLeft w:val="0"/>
      <w:marRight w:val="0"/>
      <w:marTop w:val="0"/>
      <w:marBottom w:val="0"/>
      <w:divBdr>
        <w:top w:val="none" w:sz="0" w:space="0" w:color="auto"/>
        <w:left w:val="none" w:sz="0" w:space="0" w:color="auto"/>
        <w:bottom w:val="none" w:sz="0" w:space="0" w:color="auto"/>
        <w:right w:val="none" w:sz="0" w:space="0" w:color="auto"/>
      </w:divBdr>
    </w:div>
    <w:div w:id="1165635025">
      <w:bodyDiv w:val="1"/>
      <w:marLeft w:val="0"/>
      <w:marRight w:val="0"/>
      <w:marTop w:val="0"/>
      <w:marBottom w:val="0"/>
      <w:divBdr>
        <w:top w:val="none" w:sz="0" w:space="0" w:color="auto"/>
        <w:left w:val="none" w:sz="0" w:space="0" w:color="auto"/>
        <w:bottom w:val="none" w:sz="0" w:space="0" w:color="auto"/>
        <w:right w:val="none" w:sz="0" w:space="0" w:color="auto"/>
      </w:divBdr>
    </w:div>
    <w:div w:id="1171019921">
      <w:bodyDiv w:val="1"/>
      <w:marLeft w:val="0"/>
      <w:marRight w:val="0"/>
      <w:marTop w:val="0"/>
      <w:marBottom w:val="0"/>
      <w:divBdr>
        <w:top w:val="none" w:sz="0" w:space="0" w:color="auto"/>
        <w:left w:val="none" w:sz="0" w:space="0" w:color="auto"/>
        <w:bottom w:val="none" w:sz="0" w:space="0" w:color="auto"/>
        <w:right w:val="none" w:sz="0" w:space="0" w:color="auto"/>
      </w:divBdr>
    </w:div>
    <w:div w:id="1171217209">
      <w:bodyDiv w:val="1"/>
      <w:marLeft w:val="0"/>
      <w:marRight w:val="0"/>
      <w:marTop w:val="0"/>
      <w:marBottom w:val="0"/>
      <w:divBdr>
        <w:top w:val="none" w:sz="0" w:space="0" w:color="auto"/>
        <w:left w:val="none" w:sz="0" w:space="0" w:color="auto"/>
        <w:bottom w:val="none" w:sz="0" w:space="0" w:color="auto"/>
        <w:right w:val="none" w:sz="0" w:space="0" w:color="auto"/>
      </w:divBdr>
    </w:div>
    <w:div w:id="1171485617">
      <w:bodyDiv w:val="1"/>
      <w:marLeft w:val="0"/>
      <w:marRight w:val="0"/>
      <w:marTop w:val="0"/>
      <w:marBottom w:val="0"/>
      <w:divBdr>
        <w:top w:val="none" w:sz="0" w:space="0" w:color="auto"/>
        <w:left w:val="none" w:sz="0" w:space="0" w:color="auto"/>
        <w:bottom w:val="none" w:sz="0" w:space="0" w:color="auto"/>
        <w:right w:val="none" w:sz="0" w:space="0" w:color="auto"/>
      </w:divBdr>
    </w:div>
    <w:div w:id="1174565604">
      <w:bodyDiv w:val="1"/>
      <w:marLeft w:val="0"/>
      <w:marRight w:val="0"/>
      <w:marTop w:val="0"/>
      <w:marBottom w:val="0"/>
      <w:divBdr>
        <w:top w:val="none" w:sz="0" w:space="0" w:color="auto"/>
        <w:left w:val="none" w:sz="0" w:space="0" w:color="auto"/>
        <w:bottom w:val="none" w:sz="0" w:space="0" w:color="auto"/>
        <w:right w:val="none" w:sz="0" w:space="0" w:color="auto"/>
      </w:divBdr>
    </w:div>
    <w:div w:id="1179277048">
      <w:bodyDiv w:val="1"/>
      <w:marLeft w:val="0"/>
      <w:marRight w:val="0"/>
      <w:marTop w:val="0"/>
      <w:marBottom w:val="0"/>
      <w:divBdr>
        <w:top w:val="none" w:sz="0" w:space="0" w:color="auto"/>
        <w:left w:val="none" w:sz="0" w:space="0" w:color="auto"/>
        <w:bottom w:val="none" w:sz="0" w:space="0" w:color="auto"/>
        <w:right w:val="none" w:sz="0" w:space="0" w:color="auto"/>
      </w:divBdr>
    </w:div>
    <w:div w:id="1180044903">
      <w:bodyDiv w:val="1"/>
      <w:marLeft w:val="0"/>
      <w:marRight w:val="0"/>
      <w:marTop w:val="0"/>
      <w:marBottom w:val="0"/>
      <w:divBdr>
        <w:top w:val="none" w:sz="0" w:space="0" w:color="auto"/>
        <w:left w:val="none" w:sz="0" w:space="0" w:color="auto"/>
        <w:bottom w:val="none" w:sz="0" w:space="0" w:color="auto"/>
        <w:right w:val="none" w:sz="0" w:space="0" w:color="auto"/>
      </w:divBdr>
    </w:div>
    <w:div w:id="1183013799">
      <w:bodyDiv w:val="1"/>
      <w:marLeft w:val="0"/>
      <w:marRight w:val="0"/>
      <w:marTop w:val="0"/>
      <w:marBottom w:val="0"/>
      <w:divBdr>
        <w:top w:val="none" w:sz="0" w:space="0" w:color="auto"/>
        <w:left w:val="none" w:sz="0" w:space="0" w:color="auto"/>
        <w:bottom w:val="none" w:sz="0" w:space="0" w:color="auto"/>
        <w:right w:val="none" w:sz="0" w:space="0" w:color="auto"/>
      </w:divBdr>
    </w:div>
    <w:div w:id="1185172277">
      <w:bodyDiv w:val="1"/>
      <w:marLeft w:val="0"/>
      <w:marRight w:val="0"/>
      <w:marTop w:val="0"/>
      <w:marBottom w:val="0"/>
      <w:divBdr>
        <w:top w:val="none" w:sz="0" w:space="0" w:color="auto"/>
        <w:left w:val="none" w:sz="0" w:space="0" w:color="auto"/>
        <w:bottom w:val="none" w:sz="0" w:space="0" w:color="auto"/>
        <w:right w:val="none" w:sz="0" w:space="0" w:color="auto"/>
      </w:divBdr>
    </w:div>
    <w:div w:id="1189878125">
      <w:bodyDiv w:val="1"/>
      <w:marLeft w:val="0"/>
      <w:marRight w:val="0"/>
      <w:marTop w:val="0"/>
      <w:marBottom w:val="0"/>
      <w:divBdr>
        <w:top w:val="none" w:sz="0" w:space="0" w:color="auto"/>
        <w:left w:val="none" w:sz="0" w:space="0" w:color="auto"/>
        <w:bottom w:val="none" w:sz="0" w:space="0" w:color="auto"/>
        <w:right w:val="none" w:sz="0" w:space="0" w:color="auto"/>
      </w:divBdr>
    </w:div>
    <w:div w:id="1197084857">
      <w:bodyDiv w:val="1"/>
      <w:marLeft w:val="0"/>
      <w:marRight w:val="0"/>
      <w:marTop w:val="0"/>
      <w:marBottom w:val="0"/>
      <w:divBdr>
        <w:top w:val="none" w:sz="0" w:space="0" w:color="auto"/>
        <w:left w:val="none" w:sz="0" w:space="0" w:color="auto"/>
        <w:bottom w:val="none" w:sz="0" w:space="0" w:color="auto"/>
        <w:right w:val="none" w:sz="0" w:space="0" w:color="auto"/>
      </w:divBdr>
    </w:div>
    <w:div w:id="1198620526">
      <w:bodyDiv w:val="1"/>
      <w:marLeft w:val="0"/>
      <w:marRight w:val="0"/>
      <w:marTop w:val="0"/>
      <w:marBottom w:val="0"/>
      <w:divBdr>
        <w:top w:val="none" w:sz="0" w:space="0" w:color="auto"/>
        <w:left w:val="none" w:sz="0" w:space="0" w:color="auto"/>
        <w:bottom w:val="none" w:sz="0" w:space="0" w:color="auto"/>
        <w:right w:val="none" w:sz="0" w:space="0" w:color="auto"/>
      </w:divBdr>
    </w:div>
    <w:div w:id="1201166058">
      <w:bodyDiv w:val="1"/>
      <w:marLeft w:val="0"/>
      <w:marRight w:val="0"/>
      <w:marTop w:val="0"/>
      <w:marBottom w:val="0"/>
      <w:divBdr>
        <w:top w:val="none" w:sz="0" w:space="0" w:color="auto"/>
        <w:left w:val="none" w:sz="0" w:space="0" w:color="auto"/>
        <w:bottom w:val="none" w:sz="0" w:space="0" w:color="auto"/>
        <w:right w:val="none" w:sz="0" w:space="0" w:color="auto"/>
      </w:divBdr>
    </w:div>
    <w:div w:id="1203518905">
      <w:bodyDiv w:val="1"/>
      <w:marLeft w:val="0"/>
      <w:marRight w:val="0"/>
      <w:marTop w:val="0"/>
      <w:marBottom w:val="0"/>
      <w:divBdr>
        <w:top w:val="none" w:sz="0" w:space="0" w:color="auto"/>
        <w:left w:val="none" w:sz="0" w:space="0" w:color="auto"/>
        <w:bottom w:val="none" w:sz="0" w:space="0" w:color="auto"/>
        <w:right w:val="none" w:sz="0" w:space="0" w:color="auto"/>
      </w:divBdr>
    </w:div>
    <w:div w:id="1205410221">
      <w:bodyDiv w:val="1"/>
      <w:marLeft w:val="0"/>
      <w:marRight w:val="0"/>
      <w:marTop w:val="0"/>
      <w:marBottom w:val="0"/>
      <w:divBdr>
        <w:top w:val="none" w:sz="0" w:space="0" w:color="auto"/>
        <w:left w:val="none" w:sz="0" w:space="0" w:color="auto"/>
        <w:bottom w:val="none" w:sz="0" w:space="0" w:color="auto"/>
        <w:right w:val="none" w:sz="0" w:space="0" w:color="auto"/>
      </w:divBdr>
    </w:div>
    <w:div w:id="1205479674">
      <w:bodyDiv w:val="1"/>
      <w:marLeft w:val="0"/>
      <w:marRight w:val="0"/>
      <w:marTop w:val="0"/>
      <w:marBottom w:val="0"/>
      <w:divBdr>
        <w:top w:val="none" w:sz="0" w:space="0" w:color="auto"/>
        <w:left w:val="none" w:sz="0" w:space="0" w:color="auto"/>
        <w:bottom w:val="none" w:sz="0" w:space="0" w:color="auto"/>
        <w:right w:val="none" w:sz="0" w:space="0" w:color="auto"/>
      </w:divBdr>
    </w:div>
    <w:div w:id="1206602930">
      <w:bodyDiv w:val="1"/>
      <w:marLeft w:val="0"/>
      <w:marRight w:val="0"/>
      <w:marTop w:val="0"/>
      <w:marBottom w:val="0"/>
      <w:divBdr>
        <w:top w:val="none" w:sz="0" w:space="0" w:color="auto"/>
        <w:left w:val="none" w:sz="0" w:space="0" w:color="auto"/>
        <w:bottom w:val="none" w:sz="0" w:space="0" w:color="auto"/>
        <w:right w:val="none" w:sz="0" w:space="0" w:color="auto"/>
      </w:divBdr>
    </w:div>
    <w:div w:id="1208638126">
      <w:bodyDiv w:val="1"/>
      <w:marLeft w:val="0"/>
      <w:marRight w:val="0"/>
      <w:marTop w:val="0"/>
      <w:marBottom w:val="0"/>
      <w:divBdr>
        <w:top w:val="none" w:sz="0" w:space="0" w:color="auto"/>
        <w:left w:val="none" w:sz="0" w:space="0" w:color="auto"/>
        <w:bottom w:val="none" w:sz="0" w:space="0" w:color="auto"/>
        <w:right w:val="none" w:sz="0" w:space="0" w:color="auto"/>
      </w:divBdr>
    </w:div>
    <w:div w:id="1210606287">
      <w:bodyDiv w:val="1"/>
      <w:marLeft w:val="0"/>
      <w:marRight w:val="0"/>
      <w:marTop w:val="0"/>
      <w:marBottom w:val="0"/>
      <w:divBdr>
        <w:top w:val="none" w:sz="0" w:space="0" w:color="auto"/>
        <w:left w:val="none" w:sz="0" w:space="0" w:color="auto"/>
        <w:bottom w:val="none" w:sz="0" w:space="0" w:color="auto"/>
        <w:right w:val="none" w:sz="0" w:space="0" w:color="auto"/>
      </w:divBdr>
    </w:div>
    <w:div w:id="1212230282">
      <w:bodyDiv w:val="1"/>
      <w:marLeft w:val="0"/>
      <w:marRight w:val="0"/>
      <w:marTop w:val="0"/>
      <w:marBottom w:val="0"/>
      <w:divBdr>
        <w:top w:val="none" w:sz="0" w:space="0" w:color="auto"/>
        <w:left w:val="none" w:sz="0" w:space="0" w:color="auto"/>
        <w:bottom w:val="none" w:sz="0" w:space="0" w:color="auto"/>
        <w:right w:val="none" w:sz="0" w:space="0" w:color="auto"/>
      </w:divBdr>
    </w:div>
    <w:div w:id="1215779845">
      <w:bodyDiv w:val="1"/>
      <w:marLeft w:val="0"/>
      <w:marRight w:val="0"/>
      <w:marTop w:val="0"/>
      <w:marBottom w:val="0"/>
      <w:divBdr>
        <w:top w:val="none" w:sz="0" w:space="0" w:color="auto"/>
        <w:left w:val="none" w:sz="0" w:space="0" w:color="auto"/>
        <w:bottom w:val="none" w:sz="0" w:space="0" w:color="auto"/>
        <w:right w:val="none" w:sz="0" w:space="0" w:color="auto"/>
      </w:divBdr>
    </w:div>
    <w:div w:id="1216352844">
      <w:bodyDiv w:val="1"/>
      <w:marLeft w:val="0"/>
      <w:marRight w:val="0"/>
      <w:marTop w:val="0"/>
      <w:marBottom w:val="0"/>
      <w:divBdr>
        <w:top w:val="none" w:sz="0" w:space="0" w:color="auto"/>
        <w:left w:val="none" w:sz="0" w:space="0" w:color="auto"/>
        <w:bottom w:val="none" w:sz="0" w:space="0" w:color="auto"/>
        <w:right w:val="none" w:sz="0" w:space="0" w:color="auto"/>
      </w:divBdr>
    </w:div>
    <w:div w:id="1216552179">
      <w:bodyDiv w:val="1"/>
      <w:marLeft w:val="0"/>
      <w:marRight w:val="0"/>
      <w:marTop w:val="0"/>
      <w:marBottom w:val="0"/>
      <w:divBdr>
        <w:top w:val="none" w:sz="0" w:space="0" w:color="auto"/>
        <w:left w:val="none" w:sz="0" w:space="0" w:color="auto"/>
        <w:bottom w:val="none" w:sz="0" w:space="0" w:color="auto"/>
        <w:right w:val="none" w:sz="0" w:space="0" w:color="auto"/>
      </w:divBdr>
    </w:div>
    <w:div w:id="1219324677">
      <w:bodyDiv w:val="1"/>
      <w:marLeft w:val="0"/>
      <w:marRight w:val="0"/>
      <w:marTop w:val="0"/>
      <w:marBottom w:val="0"/>
      <w:divBdr>
        <w:top w:val="none" w:sz="0" w:space="0" w:color="auto"/>
        <w:left w:val="none" w:sz="0" w:space="0" w:color="auto"/>
        <w:bottom w:val="none" w:sz="0" w:space="0" w:color="auto"/>
        <w:right w:val="none" w:sz="0" w:space="0" w:color="auto"/>
      </w:divBdr>
    </w:div>
    <w:div w:id="1224029154">
      <w:bodyDiv w:val="1"/>
      <w:marLeft w:val="0"/>
      <w:marRight w:val="0"/>
      <w:marTop w:val="0"/>
      <w:marBottom w:val="0"/>
      <w:divBdr>
        <w:top w:val="none" w:sz="0" w:space="0" w:color="auto"/>
        <w:left w:val="none" w:sz="0" w:space="0" w:color="auto"/>
        <w:bottom w:val="none" w:sz="0" w:space="0" w:color="auto"/>
        <w:right w:val="none" w:sz="0" w:space="0" w:color="auto"/>
      </w:divBdr>
    </w:div>
    <w:div w:id="1225216474">
      <w:bodyDiv w:val="1"/>
      <w:marLeft w:val="0"/>
      <w:marRight w:val="0"/>
      <w:marTop w:val="0"/>
      <w:marBottom w:val="0"/>
      <w:divBdr>
        <w:top w:val="none" w:sz="0" w:space="0" w:color="auto"/>
        <w:left w:val="none" w:sz="0" w:space="0" w:color="auto"/>
        <w:bottom w:val="none" w:sz="0" w:space="0" w:color="auto"/>
        <w:right w:val="none" w:sz="0" w:space="0" w:color="auto"/>
      </w:divBdr>
    </w:div>
    <w:div w:id="1225528427">
      <w:bodyDiv w:val="1"/>
      <w:marLeft w:val="0"/>
      <w:marRight w:val="0"/>
      <w:marTop w:val="0"/>
      <w:marBottom w:val="0"/>
      <w:divBdr>
        <w:top w:val="none" w:sz="0" w:space="0" w:color="auto"/>
        <w:left w:val="none" w:sz="0" w:space="0" w:color="auto"/>
        <w:bottom w:val="none" w:sz="0" w:space="0" w:color="auto"/>
        <w:right w:val="none" w:sz="0" w:space="0" w:color="auto"/>
      </w:divBdr>
    </w:div>
    <w:div w:id="1226063038">
      <w:bodyDiv w:val="1"/>
      <w:marLeft w:val="0"/>
      <w:marRight w:val="0"/>
      <w:marTop w:val="0"/>
      <w:marBottom w:val="0"/>
      <w:divBdr>
        <w:top w:val="none" w:sz="0" w:space="0" w:color="auto"/>
        <w:left w:val="none" w:sz="0" w:space="0" w:color="auto"/>
        <w:bottom w:val="none" w:sz="0" w:space="0" w:color="auto"/>
        <w:right w:val="none" w:sz="0" w:space="0" w:color="auto"/>
      </w:divBdr>
    </w:div>
    <w:div w:id="1226529637">
      <w:bodyDiv w:val="1"/>
      <w:marLeft w:val="0"/>
      <w:marRight w:val="0"/>
      <w:marTop w:val="0"/>
      <w:marBottom w:val="0"/>
      <w:divBdr>
        <w:top w:val="none" w:sz="0" w:space="0" w:color="auto"/>
        <w:left w:val="none" w:sz="0" w:space="0" w:color="auto"/>
        <w:bottom w:val="none" w:sz="0" w:space="0" w:color="auto"/>
        <w:right w:val="none" w:sz="0" w:space="0" w:color="auto"/>
      </w:divBdr>
    </w:div>
    <w:div w:id="1231230935">
      <w:bodyDiv w:val="1"/>
      <w:marLeft w:val="0"/>
      <w:marRight w:val="0"/>
      <w:marTop w:val="0"/>
      <w:marBottom w:val="0"/>
      <w:divBdr>
        <w:top w:val="none" w:sz="0" w:space="0" w:color="auto"/>
        <w:left w:val="none" w:sz="0" w:space="0" w:color="auto"/>
        <w:bottom w:val="none" w:sz="0" w:space="0" w:color="auto"/>
        <w:right w:val="none" w:sz="0" w:space="0" w:color="auto"/>
      </w:divBdr>
    </w:div>
    <w:div w:id="1238369170">
      <w:bodyDiv w:val="1"/>
      <w:marLeft w:val="0"/>
      <w:marRight w:val="0"/>
      <w:marTop w:val="0"/>
      <w:marBottom w:val="0"/>
      <w:divBdr>
        <w:top w:val="none" w:sz="0" w:space="0" w:color="auto"/>
        <w:left w:val="none" w:sz="0" w:space="0" w:color="auto"/>
        <w:bottom w:val="none" w:sz="0" w:space="0" w:color="auto"/>
        <w:right w:val="none" w:sz="0" w:space="0" w:color="auto"/>
      </w:divBdr>
    </w:div>
    <w:div w:id="1240169899">
      <w:bodyDiv w:val="1"/>
      <w:marLeft w:val="0"/>
      <w:marRight w:val="0"/>
      <w:marTop w:val="0"/>
      <w:marBottom w:val="0"/>
      <w:divBdr>
        <w:top w:val="none" w:sz="0" w:space="0" w:color="auto"/>
        <w:left w:val="none" w:sz="0" w:space="0" w:color="auto"/>
        <w:bottom w:val="none" w:sz="0" w:space="0" w:color="auto"/>
        <w:right w:val="none" w:sz="0" w:space="0" w:color="auto"/>
      </w:divBdr>
    </w:div>
    <w:div w:id="1244296715">
      <w:bodyDiv w:val="1"/>
      <w:marLeft w:val="0"/>
      <w:marRight w:val="0"/>
      <w:marTop w:val="0"/>
      <w:marBottom w:val="0"/>
      <w:divBdr>
        <w:top w:val="none" w:sz="0" w:space="0" w:color="auto"/>
        <w:left w:val="none" w:sz="0" w:space="0" w:color="auto"/>
        <w:bottom w:val="none" w:sz="0" w:space="0" w:color="auto"/>
        <w:right w:val="none" w:sz="0" w:space="0" w:color="auto"/>
      </w:divBdr>
    </w:div>
    <w:div w:id="1245921495">
      <w:bodyDiv w:val="1"/>
      <w:marLeft w:val="0"/>
      <w:marRight w:val="0"/>
      <w:marTop w:val="0"/>
      <w:marBottom w:val="0"/>
      <w:divBdr>
        <w:top w:val="none" w:sz="0" w:space="0" w:color="auto"/>
        <w:left w:val="none" w:sz="0" w:space="0" w:color="auto"/>
        <w:bottom w:val="none" w:sz="0" w:space="0" w:color="auto"/>
        <w:right w:val="none" w:sz="0" w:space="0" w:color="auto"/>
      </w:divBdr>
    </w:div>
    <w:div w:id="1246576068">
      <w:bodyDiv w:val="1"/>
      <w:marLeft w:val="0"/>
      <w:marRight w:val="0"/>
      <w:marTop w:val="0"/>
      <w:marBottom w:val="0"/>
      <w:divBdr>
        <w:top w:val="none" w:sz="0" w:space="0" w:color="auto"/>
        <w:left w:val="none" w:sz="0" w:space="0" w:color="auto"/>
        <w:bottom w:val="none" w:sz="0" w:space="0" w:color="auto"/>
        <w:right w:val="none" w:sz="0" w:space="0" w:color="auto"/>
      </w:divBdr>
    </w:div>
    <w:div w:id="1248073611">
      <w:bodyDiv w:val="1"/>
      <w:marLeft w:val="0"/>
      <w:marRight w:val="0"/>
      <w:marTop w:val="0"/>
      <w:marBottom w:val="0"/>
      <w:divBdr>
        <w:top w:val="none" w:sz="0" w:space="0" w:color="auto"/>
        <w:left w:val="none" w:sz="0" w:space="0" w:color="auto"/>
        <w:bottom w:val="none" w:sz="0" w:space="0" w:color="auto"/>
        <w:right w:val="none" w:sz="0" w:space="0" w:color="auto"/>
      </w:divBdr>
    </w:div>
    <w:div w:id="1252858378">
      <w:bodyDiv w:val="1"/>
      <w:marLeft w:val="0"/>
      <w:marRight w:val="0"/>
      <w:marTop w:val="0"/>
      <w:marBottom w:val="0"/>
      <w:divBdr>
        <w:top w:val="none" w:sz="0" w:space="0" w:color="auto"/>
        <w:left w:val="none" w:sz="0" w:space="0" w:color="auto"/>
        <w:bottom w:val="none" w:sz="0" w:space="0" w:color="auto"/>
        <w:right w:val="none" w:sz="0" w:space="0" w:color="auto"/>
      </w:divBdr>
    </w:div>
    <w:div w:id="1255548319">
      <w:bodyDiv w:val="1"/>
      <w:marLeft w:val="0"/>
      <w:marRight w:val="0"/>
      <w:marTop w:val="0"/>
      <w:marBottom w:val="0"/>
      <w:divBdr>
        <w:top w:val="none" w:sz="0" w:space="0" w:color="auto"/>
        <w:left w:val="none" w:sz="0" w:space="0" w:color="auto"/>
        <w:bottom w:val="none" w:sz="0" w:space="0" w:color="auto"/>
        <w:right w:val="none" w:sz="0" w:space="0" w:color="auto"/>
      </w:divBdr>
    </w:div>
    <w:div w:id="1255742156">
      <w:bodyDiv w:val="1"/>
      <w:marLeft w:val="0"/>
      <w:marRight w:val="0"/>
      <w:marTop w:val="0"/>
      <w:marBottom w:val="0"/>
      <w:divBdr>
        <w:top w:val="none" w:sz="0" w:space="0" w:color="auto"/>
        <w:left w:val="none" w:sz="0" w:space="0" w:color="auto"/>
        <w:bottom w:val="none" w:sz="0" w:space="0" w:color="auto"/>
        <w:right w:val="none" w:sz="0" w:space="0" w:color="auto"/>
      </w:divBdr>
    </w:div>
    <w:div w:id="1255749146">
      <w:bodyDiv w:val="1"/>
      <w:marLeft w:val="0"/>
      <w:marRight w:val="0"/>
      <w:marTop w:val="0"/>
      <w:marBottom w:val="0"/>
      <w:divBdr>
        <w:top w:val="none" w:sz="0" w:space="0" w:color="auto"/>
        <w:left w:val="none" w:sz="0" w:space="0" w:color="auto"/>
        <w:bottom w:val="none" w:sz="0" w:space="0" w:color="auto"/>
        <w:right w:val="none" w:sz="0" w:space="0" w:color="auto"/>
      </w:divBdr>
    </w:div>
    <w:div w:id="1258903903">
      <w:bodyDiv w:val="1"/>
      <w:marLeft w:val="0"/>
      <w:marRight w:val="0"/>
      <w:marTop w:val="0"/>
      <w:marBottom w:val="0"/>
      <w:divBdr>
        <w:top w:val="none" w:sz="0" w:space="0" w:color="auto"/>
        <w:left w:val="none" w:sz="0" w:space="0" w:color="auto"/>
        <w:bottom w:val="none" w:sz="0" w:space="0" w:color="auto"/>
        <w:right w:val="none" w:sz="0" w:space="0" w:color="auto"/>
      </w:divBdr>
    </w:div>
    <w:div w:id="1260141731">
      <w:bodyDiv w:val="1"/>
      <w:marLeft w:val="0"/>
      <w:marRight w:val="0"/>
      <w:marTop w:val="0"/>
      <w:marBottom w:val="0"/>
      <w:divBdr>
        <w:top w:val="none" w:sz="0" w:space="0" w:color="auto"/>
        <w:left w:val="none" w:sz="0" w:space="0" w:color="auto"/>
        <w:bottom w:val="none" w:sz="0" w:space="0" w:color="auto"/>
        <w:right w:val="none" w:sz="0" w:space="0" w:color="auto"/>
      </w:divBdr>
    </w:div>
    <w:div w:id="1263342576">
      <w:bodyDiv w:val="1"/>
      <w:marLeft w:val="0"/>
      <w:marRight w:val="0"/>
      <w:marTop w:val="0"/>
      <w:marBottom w:val="0"/>
      <w:divBdr>
        <w:top w:val="none" w:sz="0" w:space="0" w:color="auto"/>
        <w:left w:val="none" w:sz="0" w:space="0" w:color="auto"/>
        <w:bottom w:val="none" w:sz="0" w:space="0" w:color="auto"/>
        <w:right w:val="none" w:sz="0" w:space="0" w:color="auto"/>
      </w:divBdr>
    </w:div>
    <w:div w:id="1265186887">
      <w:bodyDiv w:val="1"/>
      <w:marLeft w:val="0"/>
      <w:marRight w:val="0"/>
      <w:marTop w:val="0"/>
      <w:marBottom w:val="0"/>
      <w:divBdr>
        <w:top w:val="none" w:sz="0" w:space="0" w:color="auto"/>
        <w:left w:val="none" w:sz="0" w:space="0" w:color="auto"/>
        <w:bottom w:val="none" w:sz="0" w:space="0" w:color="auto"/>
        <w:right w:val="none" w:sz="0" w:space="0" w:color="auto"/>
      </w:divBdr>
    </w:div>
    <w:div w:id="1266039630">
      <w:bodyDiv w:val="1"/>
      <w:marLeft w:val="0"/>
      <w:marRight w:val="0"/>
      <w:marTop w:val="0"/>
      <w:marBottom w:val="0"/>
      <w:divBdr>
        <w:top w:val="none" w:sz="0" w:space="0" w:color="auto"/>
        <w:left w:val="none" w:sz="0" w:space="0" w:color="auto"/>
        <w:bottom w:val="none" w:sz="0" w:space="0" w:color="auto"/>
        <w:right w:val="none" w:sz="0" w:space="0" w:color="auto"/>
      </w:divBdr>
    </w:div>
    <w:div w:id="1278216210">
      <w:bodyDiv w:val="1"/>
      <w:marLeft w:val="0"/>
      <w:marRight w:val="0"/>
      <w:marTop w:val="0"/>
      <w:marBottom w:val="0"/>
      <w:divBdr>
        <w:top w:val="none" w:sz="0" w:space="0" w:color="auto"/>
        <w:left w:val="none" w:sz="0" w:space="0" w:color="auto"/>
        <w:bottom w:val="none" w:sz="0" w:space="0" w:color="auto"/>
        <w:right w:val="none" w:sz="0" w:space="0" w:color="auto"/>
      </w:divBdr>
    </w:div>
    <w:div w:id="1284847746">
      <w:bodyDiv w:val="1"/>
      <w:marLeft w:val="0"/>
      <w:marRight w:val="0"/>
      <w:marTop w:val="0"/>
      <w:marBottom w:val="0"/>
      <w:divBdr>
        <w:top w:val="none" w:sz="0" w:space="0" w:color="auto"/>
        <w:left w:val="none" w:sz="0" w:space="0" w:color="auto"/>
        <w:bottom w:val="none" w:sz="0" w:space="0" w:color="auto"/>
        <w:right w:val="none" w:sz="0" w:space="0" w:color="auto"/>
      </w:divBdr>
    </w:div>
    <w:div w:id="1284993193">
      <w:bodyDiv w:val="1"/>
      <w:marLeft w:val="0"/>
      <w:marRight w:val="0"/>
      <w:marTop w:val="0"/>
      <w:marBottom w:val="0"/>
      <w:divBdr>
        <w:top w:val="none" w:sz="0" w:space="0" w:color="auto"/>
        <w:left w:val="none" w:sz="0" w:space="0" w:color="auto"/>
        <w:bottom w:val="none" w:sz="0" w:space="0" w:color="auto"/>
        <w:right w:val="none" w:sz="0" w:space="0" w:color="auto"/>
      </w:divBdr>
    </w:div>
    <w:div w:id="1285112376">
      <w:bodyDiv w:val="1"/>
      <w:marLeft w:val="0"/>
      <w:marRight w:val="0"/>
      <w:marTop w:val="0"/>
      <w:marBottom w:val="0"/>
      <w:divBdr>
        <w:top w:val="none" w:sz="0" w:space="0" w:color="auto"/>
        <w:left w:val="none" w:sz="0" w:space="0" w:color="auto"/>
        <w:bottom w:val="none" w:sz="0" w:space="0" w:color="auto"/>
        <w:right w:val="none" w:sz="0" w:space="0" w:color="auto"/>
      </w:divBdr>
    </w:div>
    <w:div w:id="1288001026">
      <w:bodyDiv w:val="1"/>
      <w:marLeft w:val="0"/>
      <w:marRight w:val="0"/>
      <w:marTop w:val="0"/>
      <w:marBottom w:val="0"/>
      <w:divBdr>
        <w:top w:val="none" w:sz="0" w:space="0" w:color="auto"/>
        <w:left w:val="none" w:sz="0" w:space="0" w:color="auto"/>
        <w:bottom w:val="none" w:sz="0" w:space="0" w:color="auto"/>
        <w:right w:val="none" w:sz="0" w:space="0" w:color="auto"/>
      </w:divBdr>
    </w:div>
    <w:div w:id="1288438319">
      <w:bodyDiv w:val="1"/>
      <w:marLeft w:val="0"/>
      <w:marRight w:val="0"/>
      <w:marTop w:val="0"/>
      <w:marBottom w:val="0"/>
      <w:divBdr>
        <w:top w:val="none" w:sz="0" w:space="0" w:color="auto"/>
        <w:left w:val="none" w:sz="0" w:space="0" w:color="auto"/>
        <w:bottom w:val="none" w:sz="0" w:space="0" w:color="auto"/>
        <w:right w:val="none" w:sz="0" w:space="0" w:color="auto"/>
      </w:divBdr>
    </w:div>
    <w:div w:id="1295679091">
      <w:bodyDiv w:val="1"/>
      <w:marLeft w:val="0"/>
      <w:marRight w:val="0"/>
      <w:marTop w:val="0"/>
      <w:marBottom w:val="0"/>
      <w:divBdr>
        <w:top w:val="none" w:sz="0" w:space="0" w:color="auto"/>
        <w:left w:val="none" w:sz="0" w:space="0" w:color="auto"/>
        <w:bottom w:val="none" w:sz="0" w:space="0" w:color="auto"/>
        <w:right w:val="none" w:sz="0" w:space="0" w:color="auto"/>
      </w:divBdr>
    </w:div>
    <w:div w:id="1296715816">
      <w:bodyDiv w:val="1"/>
      <w:marLeft w:val="0"/>
      <w:marRight w:val="0"/>
      <w:marTop w:val="0"/>
      <w:marBottom w:val="0"/>
      <w:divBdr>
        <w:top w:val="none" w:sz="0" w:space="0" w:color="auto"/>
        <w:left w:val="none" w:sz="0" w:space="0" w:color="auto"/>
        <w:bottom w:val="none" w:sz="0" w:space="0" w:color="auto"/>
        <w:right w:val="none" w:sz="0" w:space="0" w:color="auto"/>
      </w:divBdr>
    </w:div>
    <w:div w:id="1297024315">
      <w:bodyDiv w:val="1"/>
      <w:marLeft w:val="0"/>
      <w:marRight w:val="0"/>
      <w:marTop w:val="0"/>
      <w:marBottom w:val="0"/>
      <w:divBdr>
        <w:top w:val="none" w:sz="0" w:space="0" w:color="auto"/>
        <w:left w:val="none" w:sz="0" w:space="0" w:color="auto"/>
        <w:bottom w:val="none" w:sz="0" w:space="0" w:color="auto"/>
        <w:right w:val="none" w:sz="0" w:space="0" w:color="auto"/>
      </w:divBdr>
    </w:div>
    <w:div w:id="1298989735">
      <w:bodyDiv w:val="1"/>
      <w:marLeft w:val="0"/>
      <w:marRight w:val="0"/>
      <w:marTop w:val="0"/>
      <w:marBottom w:val="0"/>
      <w:divBdr>
        <w:top w:val="none" w:sz="0" w:space="0" w:color="auto"/>
        <w:left w:val="none" w:sz="0" w:space="0" w:color="auto"/>
        <w:bottom w:val="none" w:sz="0" w:space="0" w:color="auto"/>
        <w:right w:val="none" w:sz="0" w:space="0" w:color="auto"/>
      </w:divBdr>
    </w:div>
    <w:div w:id="1308973213">
      <w:bodyDiv w:val="1"/>
      <w:marLeft w:val="0"/>
      <w:marRight w:val="0"/>
      <w:marTop w:val="0"/>
      <w:marBottom w:val="0"/>
      <w:divBdr>
        <w:top w:val="none" w:sz="0" w:space="0" w:color="auto"/>
        <w:left w:val="none" w:sz="0" w:space="0" w:color="auto"/>
        <w:bottom w:val="none" w:sz="0" w:space="0" w:color="auto"/>
        <w:right w:val="none" w:sz="0" w:space="0" w:color="auto"/>
      </w:divBdr>
    </w:div>
    <w:div w:id="1309821948">
      <w:bodyDiv w:val="1"/>
      <w:marLeft w:val="0"/>
      <w:marRight w:val="0"/>
      <w:marTop w:val="0"/>
      <w:marBottom w:val="0"/>
      <w:divBdr>
        <w:top w:val="none" w:sz="0" w:space="0" w:color="auto"/>
        <w:left w:val="none" w:sz="0" w:space="0" w:color="auto"/>
        <w:bottom w:val="none" w:sz="0" w:space="0" w:color="auto"/>
        <w:right w:val="none" w:sz="0" w:space="0" w:color="auto"/>
      </w:divBdr>
    </w:div>
    <w:div w:id="1315720823">
      <w:bodyDiv w:val="1"/>
      <w:marLeft w:val="0"/>
      <w:marRight w:val="0"/>
      <w:marTop w:val="0"/>
      <w:marBottom w:val="0"/>
      <w:divBdr>
        <w:top w:val="none" w:sz="0" w:space="0" w:color="auto"/>
        <w:left w:val="none" w:sz="0" w:space="0" w:color="auto"/>
        <w:bottom w:val="none" w:sz="0" w:space="0" w:color="auto"/>
        <w:right w:val="none" w:sz="0" w:space="0" w:color="auto"/>
      </w:divBdr>
    </w:div>
    <w:div w:id="1319962925">
      <w:bodyDiv w:val="1"/>
      <w:marLeft w:val="0"/>
      <w:marRight w:val="0"/>
      <w:marTop w:val="0"/>
      <w:marBottom w:val="0"/>
      <w:divBdr>
        <w:top w:val="none" w:sz="0" w:space="0" w:color="auto"/>
        <w:left w:val="none" w:sz="0" w:space="0" w:color="auto"/>
        <w:bottom w:val="none" w:sz="0" w:space="0" w:color="auto"/>
        <w:right w:val="none" w:sz="0" w:space="0" w:color="auto"/>
      </w:divBdr>
    </w:div>
    <w:div w:id="1325864562">
      <w:bodyDiv w:val="1"/>
      <w:marLeft w:val="0"/>
      <w:marRight w:val="0"/>
      <w:marTop w:val="0"/>
      <w:marBottom w:val="0"/>
      <w:divBdr>
        <w:top w:val="none" w:sz="0" w:space="0" w:color="auto"/>
        <w:left w:val="none" w:sz="0" w:space="0" w:color="auto"/>
        <w:bottom w:val="none" w:sz="0" w:space="0" w:color="auto"/>
        <w:right w:val="none" w:sz="0" w:space="0" w:color="auto"/>
      </w:divBdr>
    </w:div>
    <w:div w:id="1326664931">
      <w:bodyDiv w:val="1"/>
      <w:marLeft w:val="0"/>
      <w:marRight w:val="0"/>
      <w:marTop w:val="0"/>
      <w:marBottom w:val="0"/>
      <w:divBdr>
        <w:top w:val="none" w:sz="0" w:space="0" w:color="auto"/>
        <w:left w:val="none" w:sz="0" w:space="0" w:color="auto"/>
        <w:bottom w:val="none" w:sz="0" w:space="0" w:color="auto"/>
        <w:right w:val="none" w:sz="0" w:space="0" w:color="auto"/>
      </w:divBdr>
    </w:div>
    <w:div w:id="1328561130">
      <w:bodyDiv w:val="1"/>
      <w:marLeft w:val="0"/>
      <w:marRight w:val="0"/>
      <w:marTop w:val="0"/>
      <w:marBottom w:val="0"/>
      <w:divBdr>
        <w:top w:val="none" w:sz="0" w:space="0" w:color="auto"/>
        <w:left w:val="none" w:sz="0" w:space="0" w:color="auto"/>
        <w:bottom w:val="none" w:sz="0" w:space="0" w:color="auto"/>
        <w:right w:val="none" w:sz="0" w:space="0" w:color="auto"/>
      </w:divBdr>
    </w:div>
    <w:div w:id="1329017310">
      <w:bodyDiv w:val="1"/>
      <w:marLeft w:val="0"/>
      <w:marRight w:val="0"/>
      <w:marTop w:val="0"/>
      <w:marBottom w:val="0"/>
      <w:divBdr>
        <w:top w:val="none" w:sz="0" w:space="0" w:color="auto"/>
        <w:left w:val="none" w:sz="0" w:space="0" w:color="auto"/>
        <w:bottom w:val="none" w:sz="0" w:space="0" w:color="auto"/>
        <w:right w:val="none" w:sz="0" w:space="0" w:color="auto"/>
      </w:divBdr>
    </w:div>
    <w:div w:id="1335648144">
      <w:bodyDiv w:val="1"/>
      <w:marLeft w:val="0"/>
      <w:marRight w:val="0"/>
      <w:marTop w:val="0"/>
      <w:marBottom w:val="0"/>
      <w:divBdr>
        <w:top w:val="none" w:sz="0" w:space="0" w:color="auto"/>
        <w:left w:val="none" w:sz="0" w:space="0" w:color="auto"/>
        <w:bottom w:val="none" w:sz="0" w:space="0" w:color="auto"/>
        <w:right w:val="none" w:sz="0" w:space="0" w:color="auto"/>
      </w:divBdr>
    </w:div>
    <w:div w:id="1338193519">
      <w:bodyDiv w:val="1"/>
      <w:marLeft w:val="0"/>
      <w:marRight w:val="0"/>
      <w:marTop w:val="0"/>
      <w:marBottom w:val="0"/>
      <w:divBdr>
        <w:top w:val="none" w:sz="0" w:space="0" w:color="auto"/>
        <w:left w:val="none" w:sz="0" w:space="0" w:color="auto"/>
        <w:bottom w:val="none" w:sz="0" w:space="0" w:color="auto"/>
        <w:right w:val="none" w:sz="0" w:space="0" w:color="auto"/>
      </w:divBdr>
    </w:div>
    <w:div w:id="1339849798">
      <w:bodyDiv w:val="1"/>
      <w:marLeft w:val="0"/>
      <w:marRight w:val="0"/>
      <w:marTop w:val="0"/>
      <w:marBottom w:val="0"/>
      <w:divBdr>
        <w:top w:val="none" w:sz="0" w:space="0" w:color="auto"/>
        <w:left w:val="none" w:sz="0" w:space="0" w:color="auto"/>
        <w:bottom w:val="none" w:sz="0" w:space="0" w:color="auto"/>
        <w:right w:val="none" w:sz="0" w:space="0" w:color="auto"/>
      </w:divBdr>
    </w:div>
    <w:div w:id="1344088923">
      <w:bodyDiv w:val="1"/>
      <w:marLeft w:val="0"/>
      <w:marRight w:val="0"/>
      <w:marTop w:val="0"/>
      <w:marBottom w:val="0"/>
      <w:divBdr>
        <w:top w:val="none" w:sz="0" w:space="0" w:color="auto"/>
        <w:left w:val="none" w:sz="0" w:space="0" w:color="auto"/>
        <w:bottom w:val="none" w:sz="0" w:space="0" w:color="auto"/>
        <w:right w:val="none" w:sz="0" w:space="0" w:color="auto"/>
      </w:divBdr>
    </w:div>
    <w:div w:id="1348173774">
      <w:bodyDiv w:val="1"/>
      <w:marLeft w:val="0"/>
      <w:marRight w:val="0"/>
      <w:marTop w:val="0"/>
      <w:marBottom w:val="0"/>
      <w:divBdr>
        <w:top w:val="none" w:sz="0" w:space="0" w:color="auto"/>
        <w:left w:val="none" w:sz="0" w:space="0" w:color="auto"/>
        <w:bottom w:val="none" w:sz="0" w:space="0" w:color="auto"/>
        <w:right w:val="none" w:sz="0" w:space="0" w:color="auto"/>
      </w:divBdr>
    </w:div>
    <w:div w:id="1350837675">
      <w:bodyDiv w:val="1"/>
      <w:marLeft w:val="0"/>
      <w:marRight w:val="0"/>
      <w:marTop w:val="0"/>
      <w:marBottom w:val="0"/>
      <w:divBdr>
        <w:top w:val="none" w:sz="0" w:space="0" w:color="auto"/>
        <w:left w:val="none" w:sz="0" w:space="0" w:color="auto"/>
        <w:bottom w:val="none" w:sz="0" w:space="0" w:color="auto"/>
        <w:right w:val="none" w:sz="0" w:space="0" w:color="auto"/>
      </w:divBdr>
    </w:div>
    <w:div w:id="1351419593">
      <w:bodyDiv w:val="1"/>
      <w:marLeft w:val="0"/>
      <w:marRight w:val="0"/>
      <w:marTop w:val="0"/>
      <w:marBottom w:val="0"/>
      <w:divBdr>
        <w:top w:val="none" w:sz="0" w:space="0" w:color="auto"/>
        <w:left w:val="none" w:sz="0" w:space="0" w:color="auto"/>
        <w:bottom w:val="none" w:sz="0" w:space="0" w:color="auto"/>
        <w:right w:val="none" w:sz="0" w:space="0" w:color="auto"/>
      </w:divBdr>
    </w:div>
    <w:div w:id="1351567114">
      <w:bodyDiv w:val="1"/>
      <w:marLeft w:val="0"/>
      <w:marRight w:val="0"/>
      <w:marTop w:val="0"/>
      <w:marBottom w:val="0"/>
      <w:divBdr>
        <w:top w:val="none" w:sz="0" w:space="0" w:color="auto"/>
        <w:left w:val="none" w:sz="0" w:space="0" w:color="auto"/>
        <w:bottom w:val="none" w:sz="0" w:space="0" w:color="auto"/>
        <w:right w:val="none" w:sz="0" w:space="0" w:color="auto"/>
      </w:divBdr>
    </w:div>
    <w:div w:id="1356346163">
      <w:bodyDiv w:val="1"/>
      <w:marLeft w:val="0"/>
      <w:marRight w:val="0"/>
      <w:marTop w:val="0"/>
      <w:marBottom w:val="0"/>
      <w:divBdr>
        <w:top w:val="none" w:sz="0" w:space="0" w:color="auto"/>
        <w:left w:val="none" w:sz="0" w:space="0" w:color="auto"/>
        <w:bottom w:val="none" w:sz="0" w:space="0" w:color="auto"/>
        <w:right w:val="none" w:sz="0" w:space="0" w:color="auto"/>
      </w:divBdr>
    </w:div>
    <w:div w:id="1357194178">
      <w:bodyDiv w:val="1"/>
      <w:marLeft w:val="0"/>
      <w:marRight w:val="0"/>
      <w:marTop w:val="0"/>
      <w:marBottom w:val="0"/>
      <w:divBdr>
        <w:top w:val="none" w:sz="0" w:space="0" w:color="auto"/>
        <w:left w:val="none" w:sz="0" w:space="0" w:color="auto"/>
        <w:bottom w:val="none" w:sz="0" w:space="0" w:color="auto"/>
        <w:right w:val="none" w:sz="0" w:space="0" w:color="auto"/>
      </w:divBdr>
    </w:div>
    <w:div w:id="1360086124">
      <w:bodyDiv w:val="1"/>
      <w:marLeft w:val="0"/>
      <w:marRight w:val="0"/>
      <w:marTop w:val="0"/>
      <w:marBottom w:val="0"/>
      <w:divBdr>
        <w:top w:val="none" w:sz="0" w:space="0" w:color="auto"/>
        <w:left w:val="none" w:sz="0" w:space="0" w:color="auto"/>
        <w:bottom w:val="none" w:sz="0" w:space="0" w:color="auto"/>
        <w:right w:val="none" w:sz="0" w:space="0" w:color="auto"/>
      </w:divBdr>
    </w:div>
    <w:div w:id="1360199786">
      <w:bodyDiv w:val="1"/>
      <w:marLeft w:val="0"/>
      <w:marRight w:val="0"/>
      <w:marTop w:val="0"/>
      <w:marBottom w:val="0"/>
      <w:divBdr>
        <w:top w:val="none" w:sz="0" w:space="0" w:color="auto"/>
        <w:left w:val="none" w:sz="0" w:space="0" w:color="auto"/>
        <w:bottom w:val="none" w:sz="0" w:space="0" w:color="auto"/>
        <w:right w:val="none" w:sz="0" w:space="0" w:color="auto"/>
      </w:divBdr>
    </w:div>
    <w:div w:id="1378315364">
      <w:bodyDiv w:val="1"/>
      <w:marLeft w:val="0"/>
      <w:marRight w:val="0"/>
      <w:marTop w:val="0"/>
      <w:marBottom w:val="0"/>
      <w:divBdr>
        <w:top w:val="none" w:sz="0" w:space="0" w:color="auto"/>
        <w:left w:val="none" w:sz="0" w:space="0" w:color="auto"/>
        <w:bottom w:val="none" w:sz="0" w:space="0" w:color="auto"/>
        <w:right w:val="none" w:sz="0" w:space="0" w:color="auto"/>
      </w:divBdr>
    </w:div>
    <w:div w:id="1386098368">
      <w:bodyDiv w:val="1"/>
      <w:marLeft w:val="0"/>
      <w:marRight w:val="0"/>
      <w:marTop w:val="0"/>
      <w:marBottom w:val="0"/>
      <w:divBdr>
        <w:top w:val="none" w:sz="0" w:space="0" w:color="auto"/>
        <w:left w:val="none" w:sz="0" w:space="0" w:color="auto"/>
        <w:bottom w:val="none" w:sz="0" w:space="0" w:color="auto"/>
        <w:right w:val="none" w:sz="0" w:space="0" w:color="auto"/>
      </w:divBdr>
    </w:div>
    <w:div w:id="1389378247">
      <w:bodyDiv w:val="1"/>
      <w:marLeft w:val="0"/>
      <w:marRight w:val="0"/>
      <w:marTop w:val="0"/>
      <w:marBottom w:val="0"/>
      <w:divBdr>
        <w:top w:val="none" w:sz="0" w:space="0" w:color="auto"/>
        <w:left w:val="none" w:sz="0" w:space="0" w:color="auto"/>
        <w:bottom w:val="none" w:sz="0" w:space="0" w:color="auto"/>
        <w:right w:val="none" w:sz="0" w:space="0" w:color="auto"/>
      </w:divBdr>
    </w:div>
    <w:div w:id="1392582337">
      <w:bodyDiv w:val="1"/>
      <w:marLeft w:val="0"/>
      <w:marRight w:val="0"/>
      <w:marTop w:val="0"/>
      <w:marBottom w:val="0"/>
      <w:divBdr>
        <w:top w:val="none" w:sz="0" w:space="0" w:color="auto"/>
        <w:left w:val="none" w:sz="0" w:space="0" w:color="auto"/>
        <w:bottom w:val="none" w:sz="0" w:space="0" w:color="auto"/>
        <w:right w:val="none" w:sz="0" w:space="0" w:color="auto"/>
      </w:divBdr>
    </w:div>
    <w:div w:id="1395929273">
      <w:bodyDiv w:val="1"/>
      <w:marLeft w:val="0"/>
      <w:marRight w:val="0"/>
      <w:marTop w:val="0"/>
      <w:marBottom w:val="0"/>
      <w:divBdr>
        <w:top w:val="none" w:sz="0" w:space="0" w:color="auto"/>
        <w:left w:val="none" w:sz="0" w:space="0" w:color="auto"/>
        <w:bottom w:val="none" w:sz="0" w:space="0" w:color="auto"/>
        <w:right w:val="none" w:sz="0" w:space="0" w:color="auto"/>
      </w:divBdr>
    </w:div>
    <w:div w:id="1397581836">
      <w:bodyDiv w:val="1"/>
      <w:marLeft w:val="0"/>
      <w:marRight w:val="0"/>
      <w:marTop w:val="0"/>
      <w:marBottom w:val="0"/>
      <w:divBdr>
        <w:top w:val="none" w:sz="0" w:space="0" w:color="auto"/>
        <w:left w:val="none" w:sz="0" w:space="0" w:color="auto"/>
        <w:bottom w:val="none" w:sz="0" w:space="0" w:color="auto"/>
        <w:right w:val="none" w:sz="0" w:space="0" w:color="auto"/>
      </w:divBdr>
    </w:div>
    <w:div w:id="1399325902">
      <w:bodyDiv w:val="1"/>
      <w:marLeft w:val="0"/>
      <w:marRight w:val="0"/>
      <w:marTop w:val="0"/>
      <w:marBottom w:val="0"/>
      <w:divBdr>
        <w:top w:val="none" w:sz="0" w:space="0" w:color="auto"/>
        <w:left w:val="none" w:sz="0" w:space="0" w:color="auto"/>
        <w:bottom w:val="none" w:sz="0" w:space="0" w:color="auto"/>
        <w:right w:val="none" w:sz="0" w:space="0" w:color="auto"/>
      </w:divBdr>
    </w:div>
    <w:div w:id="1399981764">
      <w:bodyDiv w:val="1"/>
      <w:marLeft w:val="0"/>
      <w:marRight w:val="0"/>
      <w:marTop w:val="0"/>
      <w:marBottom w:val="0"/>
      <w:divBdr>
        <w:top w:val="none" w:sz="0" w:space="0" w:color="auto"/>
        <w:left w:val="none" w:sz="0" w:space="0" w:color="auto"/>
        <w:bottom w:val="none" w:sz="0" w:space="0" w:color="auto"/>
        <w:right w:val="none" w:sz="0" w:space="0" w:color="auto"/>
      </w:divBdr>
    </w:div>
    <w:div w:id="1404598775">
      <w:bodyDiv w:val="1"/>
      <w:marLeft w:val="0"/>
      <w:marRight w:val="0"/>
      <w:marTop w:val="0"/>
      <w:marBottom w:val="0"/>
      <w:divBdr>
        <w:top w:val="none" w:sz="0" w:space="0" w:color="auto"/>
        <w:left w:val="none" w:sz="0" w:space="0" w:color="auto"/>
        <w:bottom w:val="none" w:sz="0" w:space="0" w:color="auto"/>
        <w:right w:val="none" w:sz="0" w:space="0" w:color="auto"/>
      </w:divBdr>
    </w:div>
    <w:div w:id="1406803821">
      <w:bodyDiv w:val="1"/>
      <w:marLeft w:val="0"/>
      <w:marRight w:val="0"/>
      <w:marTop w:val="0"/>
      <w:marBottom w:val="0"/>
      <w:divBdr>
        <w:top w:val="none" w:sz="0" w:space="0" w:color="auto"/>
        <w:left w:val="none" w:sz="0" w:space="0" w:color="auto"/>
        <w:bottom w:val="none" w:sz="0" w:space="0" w:color="auto"/>
        <w:right w:val="none" w:sz="0" w:space="0" w:color="auto"/>
      </w:divBdr>
    </w:div>
    <w:div w:id="1411389894">
      <w:bodyDiv w:val="1"/>
      <w:marLeft w:val="0"/>
      <w:marRight w:val="0"/>
      <w:marTop w:val="0"/>
      <w:marBottom w:val="0"/>
      <w:divBdr>
        <w:top w:val="none" w:sz="0" w:space="0" w:color="auto"/>
        <w:left w:val="none" w:sz="0" w:space="0" w:color="auto"/>
        <w:bottom w:val="none" w:sz="0" w:space="0" w:color="auto"/>
        <w:right w:val="none" w:sz="0" w:space="0" w:color="auto"/>
      </w:divBdr>
    </w:div>
    <w:div w:id="1432898845">
      <w:bodyDiv w:val="1"/>
      <w:marLeft w:val="0"/>
      <w:marRight w:val="0"/>
      <w:marTop w:val="0"/>
      <w:marBottom w:val="0"/>
      <w:divBdr>
        <w:top w:val="none" w:sz="0" w:space="0" w:color="auto"/>
        <w:left w:val="none" w:sz="0" w:space="0" w:color="auto"/>
        <w:bottom w:val="none" w:sz="0" w:space="0" w:color="auto"/>
        <w:right w:val="none" w:sz="0" w:space="0" w:color="auto"/>
      </w:divBdr>
    </w:div>
    <w:div w:id="1438676675">
      <w:bodyDiv w:val="1"/>
      <w:marLeft w:val="0"/>
      <w:marRight w:val="0"/>
      <w:marTop w:val="0"/>
      <w:marBottom w:val="0"/>
      <w:divBdr>
        <w:top w:val="none" w:sz="0" w:space="0" w:color="auto"/>
        <w:left w:val="none" w:sz="0" w:space="0" w:color="auto"/>
        <w:bottom w:val="none" w:sz="0" w:space="0" w:color="auto"/>
        <w:right w:val="none" w:sz="0" w:space="0" w:color="auto"/>
      </w:divBdr>
    </w:div>
    <w:div w:id="1439569035">
      <w:bodyDiv w:val="1"/>
      <w:marLeft w:val="0"/>
      <w:marRight w:val="0"/>
      <w:marTop w:val="0"/>
      <w:marBottom w:val="0"/>
      <w:divBdr>
        <w:top w:val="none" w:sz="0" w:space="0" w:color="auto"/>
        <w:left w:val="none" w:sz="0" w:space="0" w:color="auto"/>
        <w:bottom w:val="none" w:sz="0" w:space="0" w:color="auto"/>
        <w:right w:val="none" w:sz="0" w:space="0" w:color="auto"/>
      </w:divBdr>
    </w:div>
    <w:div w:id="1440027721">
      <w:bodyDiv w:val="1"/>
      <w:marLeft w:val="0"/>
      <w:marRight w:val="0"/>
      <w:marTop w:val="0"/>
      <w:marBottom w:val="0"/>
      <w:divBdr>
        <w:top w:val="none" w:sz="0" w:space="0" w:color="auto"/>
        <w:left w:val="none" w:sz="0" w:space="0" w:color="auto"/>
        <w:bottom w:val="none" w:sz="0" w:space="0" w:color="auto"/>
        <w:right w:val="none" w:sz="0" w:space="0" w:color="auto"/>
      </w:divBdr>
    </w:div>
    <w:div w:id="1441608947">
      <w:bodyDiv w:val="1"/>
      <w:marLeft w:val="0"/>
      <w:marRight w:val="0"/>
      <w:marTop w:val="0"/>
      <w:marBottom w:val="0"/>
      <w:divBdr>
        <w:top w:val="none" w:sz="0" w:space="0" w:color="auto"/>
        <w:left w:val="none" w:sz="0" w:space="0" w:color="auto"/>
        <w:bottom w:val="none" w:sz="0" w:space="0" w:color="auto"/>
        <w:right w:val="none" w:sz="0" w:space="0" w:color="auto"/>
      </w:divBdr>
    </w:div>
    <w:div w:id="1443190776">
      <w:bodyDiv w:val="1"/>
      <w:marLeft w:val="0"/>
      <w:marRight w:val="0"/>
      <w:marTop w:val="0"/>
      <w:marBottom w:val="0"/>
      <w:divBdr>
        <w:top w:val="none" w:sz="0" w:space="0" w:color="auto"/>
        <w:left w:val="none" w:sz="0" w:space="0" w:color="auto"/>
        <w:bottom w:val="none" w:sz="0" w:space="0" w:color="auto"/>
        <w:right w:val="none" w:sz="0" w:space="0" w:color="auto"/>
      </w:divBdr>
    </w:div>
    <w:div w:id="1444228228">
      <w:bodyDiv w:val="1"/>
      <w:marLeft w:val="0"/>
      <w:marRight w:val="0"/>
      <w:marTop w:val="0"/>
      <w:marBottom w:val="0"/>
      <w:divBdr>
        <w:top w:val="none" w:sz="0" w:space="0" w:color="auto"/>
        <w:left w:val="none" w:sz="0" w:space="0" w:color="auto"/>
        <w:bottom w:val="none" w:sz="0" w:space="0" w:color="auto"/>
        <w:right w:val="none" w:sz="0" w:space="0" w:color="auto"/>
      </w:divBdr>
    </w:div>
    <w:div w:id="1452551100">
      <w:bodyDiv w:val="1"/>
      <w:marLeft w:val="0"/>
      <w:marRight w:val="0"/>
      <w:marTop w:val="0"/>
      <w:marBottom w:val="0"/>
      <w:divBdr>
        <w:top w:val="none" w:sz="0" w:space="0" w:color="auto"/>
        <w:left w:val="none" w:sz="0" w:space="0" w:color="auto"/>
        <w:bottom w:val="none" w:sz="0" w:space="0" w:color="auto"/>
        <w:right w:val="none" w:sz="0" w:space="0" w:color="auto"/>
      </w:divBdr>
    </w:div>
    <w:div w:id="1457597499">
      <w:bodyDiv w:val="1"/>
      <w:marLeft w:val="0"/>
      <w:marRight w:val="0"/>
      <w:marTop w:val="0"/>
      <w:marBottom w:val="0"/>
      <w:divBdr>
        <w:top w:val="none" w:sz="0" w:space="0" w:color="auto"/>
        <w:left w:val="none" w:sz="0" w:space="0" w:color="auto"/>
        <w:bottom w:val="none" w:sz="0" w:space="0" w:color="auto"/>
        <w:right w:val="none" w:sz="0" w:space="0" w:color="auto"/>
      </w:divBdr>
    </w:div>
    <w:div w:id="1458915068">
      <w:bodyDiv w:val="1"/>
      <w:marLeft w:val="0"/>
      <w:marRight w:val="0"/>
      <w:marTop w:val="0"/>
      <w:marBottom w:val="0"/>
      <w:divBdr>
        <w:top w:val="none" w:sz="0" w:space="0" w:color="auto"/>
        <w:left w:val="none" w:sz="0" w:space="0" w:color="auto"/>
        <w:bottom w:val="none" w:sz="0" w:space="0" w:color="auto"/>
        <w:right w:val="none" w:sz="0" w:space="0" w:color="auto"/>
      </w:divBdr>
    </w:div>
    <w:div w:id="1460997584">
      <w:bodyDiv w:val="1"/>
      <w:marLeft w:val="0"/>
      <w:marRight w:val="0"/>
      <w:marTop w:val="0"/>
      <w:marBottom w:val="0"/>
      <w:divBdr>
        <w:top w:val="none" w:sz="0" w:space="0" w:color="auto"/>
        <w:left w:val="none" w:sz="0" w:space="0" w:color="auto"/>
        <w:bottom w:val="none" w:sz="0" w:space="0" w:color="auto"/>
        <w:right w:val="none" w:sz="0" w:space="0" w:color="auto"/>
      </w:divBdr>
    </w:div>
    <w:div w:id="1464692958">
      <w:bodyDiv w:val="1"/>
      <w:marLeft w:val="0"/>
      <w:marRight w:val="0"/>
      <w:marTop w:val="0"/>
      <w:marBottom w:val="0"/>
      <w:divBdr>
        <w:top w:val="none" w:sz="0" w:space="0" w:color="auto"/>
        <w:left w:val="none" w:sz="0" w:space="0" w:color="auto"/>
        <w:bottom w:val="none" w:sz="0" w:space="0" w:color="auto"/>
        <w:right w:val="none" w:sz="0" w:space="0" w:color="auto"/>
      </w:divBdr>
    </w:div>
    <w:div w:id="1474912248">
      <w:bodyDiv w:val="1"/>
      <w:marLeft w:val="0"/>
      <w:marRight w:val="0"/>
      <w:marTop w:val="0"/>
      <w:marBottom w:val="0"/>
      <w:divBdr>
        <w:top w:val="none" w:sz="0" w:space="0" w:color="auto"/>
        <w:left w:val="none" w:sz="0" w:space="0" w:color="auto"/>
        <w:bottom w:val="none" w:sz="0" w:space="0" w:color="auto"/>
        <w:right w:val="none" w:sz="0" w:space="0" w:color="auto"/>
      </w:divBdr>
    </w:div>
    <w:div w:id="1480003799">
      <w:bodyDiv w:val="1"/>
      <w:marLeft w:val="0"/>
      <w:marRight w:val="0"/>
      <w:marTop w:val="0"/>
      <w:marBottom w:val="0"/>
      <w:divBdr>
        <w:top w:val="none" w:sz="0" w:space="0" w:color="auto"/>
        <w:left w:val="none" w:sz="0" w:space="0" w:color="auto"/>
        <w:bottom w:val="none" w:sz="0" w:space="0" w:color="auto"/>
        <w:right w:val="none" w:sz="0" w:space="0" w:color="auto"/>
      </w:divBdr>
    </w:div>
    <w:div w:id="1484810171">
      <w:bodyDiv w:val="1"/>
      <w:marLeft w:val="0"/>
      <w:marRight w:val="0"/>
      <w:marTop w:val="0"/>
      <w:marBottom w:val="0"/>
      <w:divBdr>
        <w:top w:val="none" w:sz="0" w:space="0" w:color="auto"/>
        <w:left w:val="none" w:sz="0" w:space="0" w:color="auto"/>
        <w:bottom w:val="none" w:sz="0" w:space="0" w:color="auto"/>
        <w:right w:val="none" w:sz="0" w:space="0" w:color="auto"/>
      </w:divBdr>
    </w:div>
    <w:div w:id="1485858864">
      <w:bodyDiv w:val="1"/>
      <w:marLeft w:val="0"/>
      <w:marRight w:val="0"/>
      <w:marTop w:val="0"/>
      <w:marBottom w:val="0"/>
      <w:divBdr>
        <w:top w:val="none" w:sz="0" w:space="0" w:color="auto"/>
        <w:left w:val="none" w:sz="0" w:space="0" w:color="auto"/>
        <w:bottom w:val="none" w:sz="0" w:space="0" w:color="auto"/>
        <w:right w:val="none" w:sz="0" w:space="0" w:color="auto"/>
      </w:divBdr>
    </w:div>
    <w:div w:id="1487240418">
      <w:bodyDiv w:val="1"/>
      <w:marLeft w:val="0"/>
      <w:marRight w:val="0"/>
      <w:marTop w:val="0"/>
      <w:marBottom w:val="0"/>
      <w:divBdr>
        <w:top w:val="none" w:sz="0" w:space="0" w:color="auto"/>
        <w:left w:val="none" w:sz="0" w:space="0" w:color="auto"/>
        <w:bottom w:val="none" w:sz="0" w:space="0" w:color="auto"/>
        <w:right w:val="none" w:sz="0" w:space="0" w:color="auto"/>
      </w:divBdr>
    </w:div>
    <w:div w:id="1489174642">
      <w:bodyDiv w:val="1"/>
      <w:marLeft w:val="0"/>
      <w:marRight w:val="0"/>
      <w:marTop w:val="0"/>
      <w:marBottom w:val="0"/>
      <w:divBdr>
        <w:top w:val="none" w:sz="0" w:space="0" w:color="auto"/>
        <w:left w:val="none" w:sz="0" w:space="0" w:color="auto"/>
        <w:bottom w:val="none" w:sz="0" w:space="0" w:color="auto"/>
        <w:right w:val="none" w:sz="0" w:space="0" w:color="auto"/>
      </w:divBdr>
    </w:div>
    <w:div w:id="1490100147">
      <w:bodyDiv w:val="1"/>
      <w:marLeft w:val="0"/>
      <w:marRight w:val="0"/>
      <w:marTop w:val="0"/>
      <w:marBottom w:val="0"/>
      <w:divBdr>
        <w:top w:val="none" w:sz="0" w:space="0" w:color="auto"/>
        <w:left w:val="none" w:sz="0" w:space="0" w:color="auto"/>
        <w:bottom w:val="none" w:sz="0" w:space="0" w:color="auto"/>
        <w:right w:val="none" w:sz="0" w:space="0" w:color="auto"/>
      </w:divBdr>
    </w:div>
    <w:div w:id="1497913701">
      <w:bodyDiv w:val="1"/>
      <w:marLeft w:val="0"/>
      <w:marRight w:val="0"/>
      <w:marTop w:val="0"/>
      <w:marBottom w:val="0"/>
      <w:divBdr>
        <w:top w:val="none" w:sz="0" w:space="0" w:color="auto"/>
        <w:left w:val="none" w:sz="0" w:space="0" w:color="auto"/>
        <w:bottom w:val="none" w:sz="0" w:space="0" w:color="auto"/>
        <w:right w:val="none" w:sz="0" w:space="0" w:color="auto"/>
      </w:divBdr>
    </w:div>
    <w:div w:id="1512140696">
      <w:bodyDiv w:val="1"/>
      <w:marLeft w:val="0"/>
      <w:marRight w:val="0"/>
      <w:marTop w:val="0"/>
      <w:marBottom w:val="0"/>
      <w:divBdr>
        <w:top w:val="none" w:sz="0" w:space="0" w:color="auto"/>
        <w:left w:val="none" w:sz="0" w:space="0" w:color="auto"/>
        <w:bottom w:val="none" w:sz="0" w:space="0" w:color="auto"/>
        <w:right w:val="none" w:sz="0" w:space="0" w:color="auto"/>
      </w:divBdr>
    </w:div>
    <w:div w:id="1515266004">
      <w:bodyDiv w:val="1"/>
      <w:marLeft w:val="0"/>
      <w:marRight w:val="0"/>
      <w:marTop w:val="0"/>
      <w:marBottom w:val="0"/>
      <w:divBdr>
        <w:top w:val="none" w:sz="0" w:space="0" w:color="auto"/>
        <w:left w:val="none" w:sz="0" w:space="0" w:color="auto"/>
        <w:bottom w:val="none" w:sz="0" w:space="0" w:color="auto"/>
        <w:right w:val="none" w:sz="0" w:space="0" w:color="auto"/>
      </w:divBdr>
    </w:div>
    <w:div w:id="1516457749">
      <w:bodyDiv w:val="1"/>
      <w:marLeft w:val="0"/>
      <w:marRight w:val="0"/>
      <w:marTop w:val="0"/>
      <w:marBottom w:val="0"/>
      <w:divBdr>
        <w:top w:val="none" w:sz="0" w:space="0" w:color="auto"/>
        <w:left w:val="none" w:sz="0" w:space="0" w:color="auto"/>
        <w:bottom w:val="none" w:sz="0" w:space="0" w:color="auto"/>
        <w:right w:val="none" w:sz="0" w:space="0" w:color="auto"/>
      </w:divBdr>
    </w:div>
    <w:div w:id="1518348630">
      <w:bodyDiv w:val="1"/>
      <w:marLeft w:val="0"/>
      <w:marRight w:val="0"/>
      <w:marTop w:val="0"/>
      <w:marBottom w:val="0"/>
      <w:divBdr>
        <w:top w:val="none" w:sz="0" w:space="0" w:color="auto"/>
        <w:left w:val="none" w:sz="0" w:space="0" w:color="auto"/>
        <w:bottom w:val="none" w:sz="0" w:space="0" w:color="auto"/>
        <w:right w:val="none" w:sz="0" w:space="0" w:color="auto"/>
      </w:divBdr>
    </w:div>
    <w:div w:id="1530332882">
      <w:bodyDiv w:val="1"/>
      <w:marLeft w:val="0"/>
      <w:marRight w:val="0"/>
      <w:marTop w:val="0"/>
      <w:marBottom w:val="0"/>
      <w:divBdr>
        <w:top w:val="none" w:sz="0" w:space="0" w:color="auto"/>
        <w:left w:val="none" w:sz="0" w:space="0" w:color="auto"/>
        <w:bottom w:val="none" w:sz="0" w:space="0" w:color="auto"/>
        <w:right w:val="none" w:sz="0" w:space="0" w:color="auto"/>
      </w:divBdr>
    </w:div>
    <w:div w:id="1534073000">
      <w:bodyDiv w:val="1"/>
      <w:marLeft w:val="0"/>
      <w:marRight w:val="0"/>
      <w:marTop w:val="0"/>
      <w:marBottom w:val="0"/>
      <w:divBdr>
        <w:top w:val="none" w:sz="0" w:space="0" w:color="auto"/>
        <w:left w:val="none" w:sz="0" w:space="0" w:color="auto"/>
        <w:bottom w:val="none" w:sz="0" w:space="0" w:color="auto"/>
        <w:right w:val="none" w:sz="0" w:space="0" w:color="auto"/>
      </w:divBdr>
    </w:div>
    <w:div w:id="1534729397">
      <w:bodyDiv w:val="1"/>
      <w:marLeft w:val="0"/>
      <w:marRight w:val="0"/>
      <w:marTop w:val="0"/>
      <w:marBottom w:val="0"/>
      <w:divBdr>
        <w:top w:val="none" w:sz="0" w:space="0" w:color="auto"/>
        <w:left w:val="none" w:sz="0" w:space="0" w:color="auto"/>
        <w:bottom w:val="none" w:sz="0" w:space="0" w:color="auto"/>
        <w:right w:val="none" w:sz="0" w:space="0" w:color="auto"/>
      </w:divBdr>
    </w:div>
    <w:div w:id="1535580767">
      <w:bodyDiv w:val="1"/>
      <w:marLeft w:val="0"/>
      <w:marRight w:val="0"/>
      <w:marTop w:val="0"/>
      <w:marBottom w:val="0"/>
      <w:divBdr>
        <w:top w:val="none" w:sz="0" w:space="0" w:color="auto"/>
        <w:left w:val="none" w:sz="0" w:space="0" w:color="auto"/>
        <w:bottom w:val="none" w:sz="0" w:space="0" w:color="auto"/>
        <w:right w:val="none" w:sz="0" w:space="0" w:color="auto"/>
      </w:divBdr>
    </w:div>
    <w:div w:id="1540048959">
      <w:bodyDiv w:val="1"/>
      <w:marLeft w:val="0"/>
      <w:marRight w:val="0"/>
      <w:marTop w:val="0"/>
      <w:marBottom w:val="0"/>
      <w:divBdr>
        <w:top w:val="none" w:sz="0" w:space="0" w:color="auto"/>
        <w:left w:val="none" w:sz="0" w:space="0" w:color="auto"/>
        <w:bottom w:val="none" w:sz="0" w:space="0" w:color="auto"/>
        <w:right w:val="none" w:sz="0" w:space="0" w:color="auto"/>
      </w:divBdr>
    </w:div>
    <w:div w:id="1542783501">
      <w:bodyDiv w:val="1"/>
      <w:marLeft w:val="0"/>
      <w:marRight w:val="0"/>
      <w:marTop w:val="0"/>
      <w:marBottom w:val="0"/>
      <w:divBdr>
        <w:top w:val="none" w:sz="0" w:space="0" w:color="auto"/>
        <w:left w:val="none" w:sz="0" w:space="0" w:color="auto"/>
        <w:bottom w:val="none" w:sz="0" w:space="0" w:color="auto"/>
        <w:right w:val="none" w:sz="0" w:space="0" w:color="auto"/>
      </w:divBdr>
    </w:div>
    <w:div w:id="1548644508">
      <w:bodyDiv w:val="1"/>
      <w:marLeft w:val="0"/>
      <w:marRight w:val="0"/>
      <w:marTop w:val="0"/>
      <w:marBottom w:val="0"/>
      <w:divBdr>
        <w:top w:val="none" w:sz="0" w:space="0" w:color="auto"/>
        <w:left w:val="none" w:sz="0" w:space="0" w:color="auto"/>
        <w:bottom w:val="none" w:sz="0" w:space="0" w:color="auto"/>
        <w:right w:val="none" w:sz="0" w:space="0" w:color="auto"/>
      </w:divBdr>
    </w:div>
    <w:div w:id="1551502060">
      <w:bodyDiv w:val="1"/>
      <w:marLeft w:val="0"/>
      <w:marRight w:val="0"/>
      <w:marTop w:val="0"/>
      <w:marBottom w:val="0"/>
      <w:divBdr>
        <w:top w:val="none" w:sz="0" w:space="0" w:color="auto"/>
        <w:left w:val="none" w:sz="0" w:space="0" w:color="auto"/>
        <w:bottom w:val="none" w:sz="0" w:space="0" w:color="auto"/>
        <w:right w:val="none" w:sz="0" w:space="0" w:color="auto"/>
      </w:divBdr>
    </w:div>
    <w:div w:id="1552032498">
      <w:bodyDiv w:val="1"/>
      <w:marLeft w:val="0"/>
      <w:marRight w:val="0"/>
      <w:marTop w:val="0"/>
      <w:marBottom w:val="0"/>
      <w:divBdr>
        <w:top w:val="none" w:sz="0" w:space="0" w:color="auto"/>
        <w:left w:val="none" w:sz="0" w:space="0" w:color="auto"/>
        <w:bottom w:val="none" w:sz="0" w:space="0" w:color="auto"/>
        <w:right w:val="none" w:sz="0" w:space="0" w:color="auto"/>
      </w:divBdr>
    </w:div>
    <w:div w:id="1553074256">
      <w:bodyDiv w:val="1"/>
      <w:marLeft w:val="0"/>
      <w:marRight w:val="0"/>
      <w:marTop w:val="0"/>
      <w:marBottom w:val="0"/>
      <w:divBdr>
        <w:top w:val="none" w:sz="0" w:space="0" w:color="auto"/>
        <w:left w:val="none" w:sz="0" w:space="0" w:color="auto"/>
        <w:bottom w:val="none" w:sz="0" w:space="0" w:color="auto"/>
        <w:right w:val="none" w:sz="0" w:space="0" w:color="auto"/>
      </w:divBdr>
    </w:div>
    <w:div w:id="1556701742">
      <w:bodyDiv w:val="1"/>
      <w:marLeft w:val="0"/>
      <w:marRight w:val="0"/>
      <w:marTop w:val="0"/>
      <w:marBottom w:val="0"/>
      <w:divBdr>
        <w:top w:val="none" w:sz="0" w:space="0" w:color="auto"/>
        <w:left w:val="none" w:sz="0" w:space="0" w:color="auto"/>
        <w:bottom w:val="none" w:sz="0" w:space="0" w:color="auto"/>
        <w:right w:val="none" w:sz="0" w:space="0" w:color="auto"/>
      </w:divBdr>
    </w:div>
    <w:div w:id="1557089500">
      <w:bodyDiv w:val="1"/>
      <w:marLeft w:val="0"/>
      <w:marRight w:val="0"/>
      <w:marTop w:val="0"/>
      <w:marBottom w:val="0"/>
      <w:divBdr>
        <w:top w:val="none" w:sz="0" w:space="0" w:color="auto"/>
        <w:left w:val="none" w:sz="0" w:space="0" w:color="auto"/>
        <w:bottom w:val="none" w:sz="0" w:space="0" w:color="auto"/>
        <w:right w:val="none" w:sz="0" w:space="0" w:color="auto"/>
      </w:divBdr>
    </w:div>
    <w:div w:id="1557857131">
      <w:bodyDiv w:val="1"/>
      <w:marLeft w:val="0"/>
      <w:marRight w:val="0"/>
      <w:marTop w:val="0"/>
      <w:marBottom w:val="0"/>
      <w:divBdr>
        <w:top w:val="none" w:sz="0" w:space="0" w:color="auto"/>
        <w:left w:val="none" w:sz="0" w:space="0" w:color="auto"/>
        <w:bottom w:val="none" w:sz="0" w:space="0" w:color="auto"/>
        <w:right w:val="none" w:sz="0" w:space="0" w:color="auto"/>
      </w:divBdr>
    </w:div>
    <w:div w:id="1559589503">
      <w:bodyDiv w:val="1"/>
      <w:marLeft w:val="0"/>
      <w:marRight w:val="0"/>
      <w:marTop w:val="0"/>
      <w:marBottom w:val="0"/>
      <w:divBdr>
        <w:top w:val="none" w:sz="0" w:space="0" w:color="auto"/>
        <w:left w:val="none" w:sz="0" w:space="0" w:color="auto"/>
        <w:bottom w:val="none" w:sz="0" w:space="0" w:color="auto"/>
        <w:right w:val="none" w:sz="0" w:space="0" w:color="auto"/>
      </w:divBdr>
    </w:div>
    <w:div w:id="1560554354">
      <w:bodyDiv w:val="1"/>
      <w:marLeft w:val="0"/>
      <w:marRight w:val="0"/>
      <w:marTop w:val="0"/>
      <w:marBottom w:val="0"/>
      <w:divBdr>
        <w:top w:val="none" w:sz="0" w:space="0" w:color="auto"/>
        <w:left w:val="none" w:sz="0" w:space="0" w:color="auto"/>
        <w:bottom w:val="none" w:sz="0" w:space="0" w:color="auto"/>
        <w:right w:val="none" w:sz="0" w:space="0" w:color="auto"/>
      </w:divBdr>
    </w:div>
    <w:div w:id="1566333659">
      <w:bodyDiv w:val="1"/>
      <w:marLeft w:val="0"/>
      <w:marRight w:val="0"/>
      <w:marTop w:val="0"/>
      <w:marBottom w:val="0"/>
      <w:divBdr>
        <w:top w:val="none" w:sz="0" w:space="0" w:color="auto"/>
        <w:left w:val="none" w:sz="0" w:space="0" w:color="auto"/>
        <w:bottom w:val="none" w:sz="0" w:space="0" w:color="auto"/>
        <w:right w:val="none" w:sz="0" w:space="0" w:color="auto"/>
      </w:divBdr>
    </w:div>
    <w:div w:id="1575889989">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579436615">
      <w:bodyDiv w:val="1"/>
      <w:marLeft w:val="0"/>
      <w:marRight w:val="0"/>
      <w:marTop w:val="0"/>
      <w:marBottom w:val="0"/>
      <w:divBdr>
        <w:top w:val="none" w:sz="0" w:space="0" w:color="auto"/>
        <w:left w:val="none" w:sz="0" w:space="0" w:color="auto"/>
        <w:bottom w:val="none" w:sz="0" w:space="0" w:color="auto"/>
        <w:right w:val="none" w:sz="0" w:space="0" w:color="auto"/>
      </w:divBdr>
    </w:div>
    <w:div w:id="1580749873">
      <w:bodyDiv w:val="1"/>
      <w:marLeft w:val="0"/>
      <w:marRight w:val="0"/>
      <w:marTop w:val="0"/>
      <w:marBottom w:val="0"/>
      <w:divBdr>
        <w:top w:val="none" w:sz="0" w:space="0" w:color="auto"/>
        <w:left w:val="none" w:sz="0" w:space="0" w:color="auto"/>
        <w:bottom w:val="none" w:sz="0" w:space="0" w:color="auto"/>
        <w:right w:val="none" w:sz="0" w:space="0" w:color="auto"/>
      </w:divBdr>
    </w:div>
    <w:div w:id="1582331629">
      <w:bodyDiv w:val="1"/>
      <w:marLeft w:val="0"/>
      <w:marRight w:val="0"/>
      <w:marTop w:val="0"/>
      <w:marBottom w:val="0"/>
      <w:divBdr>
        <w:top w:val="none" w:sz="0" w:space="0" w:color="auto"/>
        <w:left w:val="none" w:sz="0" w:space="0" w:color="auto"/>
        <w:bottom w:val="none" w:sz="0" w:space="0" w:color="auto"/>
        <w:right w:val="none" w:sz="0" w:space="0" w:color="auto"/>
      </w:divBdr>
    </w:div>
    <w:div w:id="1583487857">
      <w:bodyDiv w:val="1"/>
      <w:marLeft w:val="0"/>
      <w:marRight w:val="0"/>
      <w:marTop w:val="0"/>
      <w:marBottom w:val="0"/>
      <w:divBdr>
        <w:top w:val="none" w:sz="0" w:space="0" w:color="auto"/>
        <w:left w:val="none" w:sz="0" w:space="0" w:color="auto"/>
        <w:bottom w:val="none" w:sz="0" w:space="0" w:color="auto"/>
        <w:right w:val="none" w:sz="0" w:space="0" w:color="auto"/>
      </w:divBdr>
    </w:div>
    <w:div w:id="1591235709">
      <w:bodyDiv w:val="1"/>
      <w:marLeft w:val="0"/>
      <w:marRight w:val="0"/>
      <w:marTop w:val="0"/>
      <w:marBottom w:val="0"/>
      <w:divBdr>
        <w:top w:val="none" w:sz="0" w:space="0" w:color="auto"/>
        <w:left w:val="none" w:sz="0" w:space="0" w:color="auto"/>
        <w:bottom w:val="none" w:sz="0" w:space="0" w:color="auto"/>
        <w:right w:val="none" w:sz="0" w:space="0" w:color="auto"/>
      </w:divBdr>
    </w:div>
    <w:div w:id="1592229283">
      <w:bodyDiv w:val="1"/>
      <w:marLeft w:val="0"/>
      <w:marRight w:val="0"/>
      <w:marTop w:val="0"/>
      <w:marBottom w:val="0"/>
      <w:divBdr>
        <w:top w:val="none" w:sz="0" w:space="0" w:color="auto"/>
        <w:left w:val="none" w:sz="0" w:space="0" w:color="auto"/>
        <w:bottom w:val="none" w:sz="0" w:space="0" w:color="auto"/>
        <w:right w:val="none" w:sz="0" w:space="0" w:color="auto"/>
      </w:divBdr>
    </w:div>
    <w:div w:id="1592346962">
      <w:bodyDiv w:val="1"/>
      <w:marLeft w:val="0"/>
      <w:marRight w:val="0"/>
      <w:marTop w:val="0"/>
      <w:marBottom w:val="0"/>
      <w:divBdr>
        <w:top w:val="none" w:sz="0" w:space="0" w:color="auto"/>
        <w:left w:val="none" w:sz="0" w:space="0" w:color="auto"/>
        <w:bottom w:val="none" w:sz="0" w:space="0" w:color="auto"/>
        <w:right w:val="none" w:sz="0" w:space="0" w:color="auto"/>
      </w:divBdr>
    </w:div>
    <w:div w:id="1593585269">
      <w:bodyDiv w:val="1"/>
      <w:marLeft w:val="0"/>
      <w:marRight w:val="0"/>
      <w:marTop w:val="0"/>
      <w:marBottom w:val="0"/>
      <w:divBdr>
        <w:top w:val="none" w:sz="0" w:space="0" w:color="auto"/>
        <w:left w:val="none" w:sz="0" w:space="0" w:color="auto"/>
        <w:bottom w:val="none" w:sz="0" w:space="0" w:color="auto"/>
        <w:right w:val="none" w:sz="0" w:space="0" w:color="auto"/>
      </w:divBdr>
    </w:div>
    <w:div w:id="1600942642">
      <w:bodyDiv w:val="1"/>
      <w:marLeft w:val="0"/>
      <w:marRight w:val="0"/>
      <w:marTop w:val="0"/>
      <w:marBottom w:val="0"/>
      <w:divBdr>
        <w:top w:val="none" w:sz="0" w:space="0" w:color="auto"/>
        <w:left w:val="none" w:sz="0" w:space="0" w:color="auto"/>
        <w:bottom w:val="none" w:sz="0" w:space="0" w:color="auto"/>
        <w:right w:val="none" w:sz="0" w:space="0" w:color="auto"/>
      </w:divBdr>
    </w:div>
    <w:div w:id="1604340955">
      <w:bodyDiv w:val="1"/>
      <w:marLeft w:val="0"/>
      <w:marRight w:val="0"/>
      <w:marTop w:val="0"/>
      <w:marBottom w:val="0"/>
      <w:divBdr>
        <w:top w:val="none" w:sz="0" w:space="0" w:color="auto"/>
        <w:left w:val="none" w:sz="0" w:space="0" w:color="auto"/>
        <w:bottom w:val="none" w:sz="0" w:space="0" w:color="auto"/>
        <w:right w:val="none" w:sz="0" w:space="0" w:color="auto"/>
      </w:divBdr>
    </w:div>
    <w:div w:id="1606108932">
      <w:bodyDiv w:val="1"/>
      <w:marLeft w:val="0"/>
      <w:marRight w:val="0"/>
      <w:marTop w:val="0"/>
      <w:marBottom w:val="0"/>
      <w:divBdr>
        <w:top w:val="none" w:sz="0" w:space="0" w:color="auto"/>
        <w:left w:val="none" w:sz="0" w:space="0" w:color="auto"/>
        <w:bottom w:val="none" w:sz="0" w:space="0" w:color="auto"/>
        <w:right w:val="none" w:sz="0" w:space="0" w:color="auto"/>
      </w:divBdr>
    </w:div>
    <w:div w:id="1606575171">
      <w:bodyDiv w:val="1"/>
      <w:marLeft w:val="0"/>
      <w:marRight w:val="0"/>
      <w:marTop w:val="0"/>
      <w:marBottom w:val="0"/>
      <w:divBdr>
        <w:top w:val="none" w:sz="0" w:space="0" w:color="auto"/>
        <w:left w:val="none" w:sz="0" w:space="0" w:color="auto"/>
        <w:bottom w:val="none" w:sz="0" w:space="0" w:color="auto"/>
        <w:right w:val="none" w:sz="0" w:space="0" w:color="auto"/>
      </w:divBdr>
    </w:div>
    <w:div w:id="1611618305">
      <w:bodyDiv w:val="1"/>
      <w:marLeft w:val="0"/>
      <w:marRight w:val="0"/>
      <w:marTop w:val="0"/>
      <w:marBottom w:val="0"/>
      <w:divBdr>
        <w:top w:val="none" w:sz="0" w:space="0" w:color="auto"/>
        <w:left w:val="none" w:sz="0" w:space="0" w:color="auto"/>
        <w:bottom w:val="none" w:sz="0" w:space="0" w:color="auto"/>
        <w:right w:val="none" w:sz="0" w:space="0" w:color="auto"/>
      </w:divBdr>
    </w:div>
    <w:div w:id="1617828735">
      <w:bodyDiv w:val="1"/>
      <w:marLeft w:val="0"/>
      <w:marRight w:val="0"/>
      <w:marTop w:val="0"/>
      <w:marBottom w:val="0"/>
      <w:divBdr>
        <w:top w:val="none" w:sz="0" w:space="0" w:color="auto"/>
        <w:left w:val="none" w:sz="0" w:space="0" w:color="auto"/>
        <w:bottom w:val="none" w:sz="0" w:space="0" w:color="auto"/>
        <w:right w:val="none" w:sz="0" w:space="0" w:color="auto"/>
      </w:divBdr>
    </w:div>
    <w:div w:id="1624075956">
      <w:bodyDiv w:val="1"/>
      <w:marLeft w:val="0"/>
      <w:marRight w:val="0"/>
      <w:marTop w:val="0"/>
      <w:marBottom w:val="0"/>
      <w:divBdr>
        <w:top w:val="none" w:sz="0" w:space="0" w:color="auto"/>
        <w:left w:val="none" w:sz="0" w:space="0" w:color="auto"/>
        <w:bottom w:val="none" w:sz="0" w:space="0" w:color="auto"/>
        <w:right w:val="none" w:sz="0" w:space="0" w:color="auto"/>
      </w:divBdr>
    </w:div>
    <w:div w:id="1626085339">
      <w:bodyDiv w:val="1"/>
      <w:marLeft w:val="0"/>
      <w:marRight w:val="0"/>
      <w:marTop w:val="0"/>
      <w:marBottom w:val="0"/>
      <w:divBdr>
        <w:top w:val="none" w:sz="0" w:space="0" w:color="auto"/>
        <w:left w:val="none" w:sz="0" w:space="0" w:color="auto"/>
        <w:bottom w:val="none" w:sz="0" w:space="0" w:color="auto"/>
        <w:right w:val="none" w:sz="0" w:space="0" w:color="auto"/>
      </w:divBdr>
    </w:div>
    <w:div w:id="1627196465">
      <w:bodyDiv w:val="1"/>
      <w:marLeft w:val="0"/>
      <w:marRight w:val="0"/>
      <w:marTop w:val="0"/>
      <w:marBottom w:val="0"/>
      <w:divBdr>
        <w:top w:val="none" w:sz="0" w:space="0" w:color="auto"/>
        <w:left w:val="none" w:sz="0" w:space="0" w:color="auto"/>
        <w:bottom w:val="none" w:sz="0" w:space="0" w:color="auto"/>
        <w:right w:val="none" w:sz="0" w:space="0" w:color="auto"/>
      </w:divBdr>
    </w:div>
    <w:div w:id="1628463149">
      <w:bodyDiv w:val="1"/>
      <w:marLeft w:val="0"/>
      <w:marRight w:val="0"/>
      <w:marTop w:val="0"/>
      <w:marBottom w:val="0"/>
      <w:divBdr>
        <w:top w:val="none" w:sz="0" w:space="0" w:color="auto"/>
        <w:left w:val="none" w:sz="0" w:space="0" w:color="auto"/>
        <w:bottom w:val="none" w:sz="0" w:space="0" w:color="auto"/>
        <w:right w:val="none" w:sz="0" w:space="0" w:color="auto"/>
      </w:divBdr>
    </w:div>
    <w:div w:id="1632053847">
      <w:bodyDiv w:val="1"/>
      <w:marLeft w:val="0"/>
      <w:marRight w:val="0"/>
      <w:marTop w:val="0"/>
      <w:marBottom w:val="0"/>
      <w:divBdr>
        <w:top w:val="none" w:sz="0" w:space="0" w:color="auto"/>
        <w:left w:val="none" w:sz="0" w:space="0" w:color="auto"/>
        <w:bottom w:val="none" w:sz="0" w:space="0" w:color="auto"/>
        <w:right w:val="none" w:sz="0" w:space="0" w:color="auto"/>
      </w:divBdr>
    </w:div>
    <w:div w:id="1633635264">
      <w:bodyDiv w:val="1"/>
      <w:marLeft w:val="0"/>
      <w:marRight w:val="0"/>
      <w:marTop w:val="0"/>
      <w:marBottom w:val="0"/>
      <w:divBdr>
        <w:top w:val="none" w:sz="0" w:space="0" w:color="auto"/>
        <w:left w:val="none" w:sz="0" w:space="0" w:color="auto"/>
        <w:bottom w:val="none" w:sz="0" w:space="0" w:color="auto"/>
        <w:right w:val="none" w:sz="0" w:space="0" w:color="auto"/>
      </w:divBdr>
    </w:div>
    <w:div w:id="1637492775">
      <w:bodyDiv w:val="1"/>
      <w:marLeft w:val="0"/>
      <w:marRight w:val="0"/>
      <w:marTop w:val="0"/>
      <w:marBottom w:val="0"/>
      <w:divBdr>
        <w:top w:val="none" w:sz="0" w:space="0" w:color="auto"/>
        <w:left w:val="none" w:sz="0" w:space="0" w:color="auto"/>
        <w:bottom w:val="none" w:sz="0" w:space="0" w:color="auto"/>
        <w:right w:val="none" w:sz="0" w:space="0" w:color="auto"/>
      </w:divBdr>
    </w:div>
    <w:div w:id="1639602794">
      <w:bodyDiv w:val="1"/>
      <w:marLeft w:val="0"/>
      <w:marRight w:val="0"/>
      <w:marTop w:val="0"/>
      <w:marBottom w:val="0"/>
      <w:divBdr>
        <w:top w:val="none" w:sz="0" w:space="0" w:color="auto"/>
        <w:left w:val="none" w:sz="0" w:space="0" w:color="auto"/>
        <w:bottom w:val="none" w:sz="0" w:space="0" w:color="auto"/>
        <w:right w:val="none" w:sz="0" w:space="0" w:color="auto"/>
      </w:divBdr>
    </w:div>
    <w:div w:id="1639795433">
      <w:bodyDiv w:val="1"/>
      <w:marLeft w:val="0"/>
      <w:marRight w:val="0"/>
      <w:marTop w:val="0"/>
      <w:marBottom w:val="0"/>
      <w:divBdr>
        <w:top w:val="none" w:sz="0" w:space="0" w:color="auto"/>
        <w:left w:val="none" w:sz="0" w:space="0" w:color="auto"/>
        <w:bottom w:val="none" w:sz="0" w:space="0" w:color="auto"/>
        <w:right w:val="none" w:sz="0" w:space="0" w:color="auto"/>
      </w:divBdr>
    </w:div>
    <w:div w:id="1650204336">
      <w:bodyDiv w:val="1"/>
      <w:marLeft w:val="0"/>
      <w:marRight w:val="0"/>
      <w:marTop w:val="0"/>
      <w:marBottom w:val="0"/>
      <w:divBdr>
        <w:top w:val="none" w:sz="0" w:space="0" w:color="auto"/>
        <w:left w:val="none" w:sz="0" w:space="0" w:color="auto"/>
        <w:bottom w:val="none" w:sz="0" w:space="0" w:color="auto"/>
        <w:right w:val="none" w:sz="0" w:space="0" w:color="auto"/>
      </w:divBdr>
    </w:div>
    <w:div w:id="1656568890">
      <w:bodyDiv w:val="1"/>
      <w:marLeft w:val="0"/>
      <w:marRight w:val="0"/>
      <w:marTop w:val="0"/>
      <w:marBottom w:val="0"/>
      <w:divBdr>
        <w:top w:val="none" w:sz="0" w:space="0" w:color="auto"/>
        <w:left w:val="none" w:sz="0" w:space="0" w:color="auto"/>
        <w:bottom w:val="none" w:sz="0" w:space="0" w:color="auto"/>
        <w:right w:val="none" w:sz="0" w:space="0" w:color="auto"/>
      </w:divBdr>
    </w:div>
    <w:div w:id="1659338684">
      <w:bodyDiv w:val="1"/>
      <w:marLeft w:val="0"/>
      <w:marRight w:val="0"/>
      <w:marTop w:val="0"/>
      <w:marBottom w:val="0"/>
      <w:divBdr>
        <w:top w:val="none" w:sz="0" w:space="0" w:color="auto"/>
        <w:left w:val="none" w:sz="0" w:space="0" w:color="auto"/>
        <w:bottom w:val="none" w:sz="0" w:space="0" w:color="auto"/>
        <w:right w:val="none" w:sz="0" w:space="0" w:color="auto"/>
      </w:divBdr>
    </w:div>
    <w:div w:id="1664432842">
      <w:bodyDiv w:val="1"/>
      <w:marLeft w:val="0"/>
      <w:marRight w:val="0"/>
      <w:marTop w:val="0"/>
      <w:marBottom w:val="0"/>
      <w:divBdr>
        <w:top w:val="none" w:sz="0" w:space="0" w:color="auto"/>
        <w:left w:val="none" w:sz="0" w:space="0" w:color="auto"/>
        <w:bottom w:val="none" w:sz="0" w:space="0" w:color="auto"/>
        <w:right w:val="none" w:sz="0" w:space="0" w:color="auto"/>
      </w:divBdr>
    </w:div>
    <w:div w:id="1669365389">
      <w:bodyDiv w:val="1"/>
      <w:marLeft w:val="0"/>
      <w:marRight w:val="0"/>
      <w:marTop w:val="0"/>
      <w:marBottom w:val="0"/>
      <w:divBdr>
        <w:top w:val="none" w:sz="0" w:space="0" w:color="auto"/>
        <w:left w:val="none" w:sz="0" w:space="0" w:color="auto"/>
        <w:bottom w:val="none" w:sz="0" w:space="0" w:color="auto"/>
        <w:right w:val="none" w:sz="0" w:space="0" w:color="auto"/>
      </w:divBdr>
    </w:div>
    <w:div w:id="1669749133">
      <w:bodyDiv w:val="1"/>
      <w:marLeft w:val="0"/>
      <w:marRight w:val="0"/>
      <w:marTop w:val="0"/>
      <w:marBottom w:val="0"/>
      <w:divBdr>
        <w:top w:val="none" w:sz="0" w:space="0" w:color="auto"/>
        <w:left w:val="none" w:sz="0" w:space="0" w:color="auto"/>
        <w:bottom w:val="none" w:sz="0" w:space="0" w:color="auto"/>
        <w:right w:val="none" w:sz="0" w:space="0" w:color="auto"/>
      </w:divBdr>
    </w:div>
    <w:div w:id="1676037565">
      <w:bodyDiv w:val="1"/>
      <w:marLeft w:val="0"/>
      <w:marRight w:val="0"/>
      <w:marTop w:val="0"/>
      <w:marBottom w:val="0"/>
      <w:divBdr>
        <w:top w:val="none" w:sz="0" w:space="0" w:color="auto"/>
        <w:left w:val="none" w:sz="0" w:space="0" w:color="auto"/>
        <w:bottom w:val="none" w:sz="0" w:space="0" w:color="auto"/>
        <w:right w:val="none" w:sz="0" w:space="0" w:color="auto"/>
      </w:divBdr>
    </w:div>
    <w:div w:id="1676573589">
      <w:bodyDiv w:val="1"/>
      <w:marLeft w:val="0"/>
      <w:marRight w:val="0"/>
      <w:marTop w:val="0"/>
      <w:marBottom w:val="0"/>
      <w:divBdr>
        <w:top w:val="none" w:sz="0" w:space="0" w:color="auto"/>
        <w:left w:val="none" w:sz="0" w:space="0" w:color="auto"/>
        <w:bottom w:val="none" w:sz="0" w:space="0" w:color="auto"/>
        <w:right w:val="none" w:sz="0" w:space="0" w:color="auto"/>
      </w:divBdr>
    </w:div>
    <w:div w:id="1677072450">
      <w:bodyDiv w:val="1"/>
      <w:marLeft w:val="0"/>
      <w:marRight w:val="0"/>
      <w:marTop w:val="0"/>
      <w:marBottom w:val="0"/>
      <w:divBdr>
        <w:top w:val="none" w:sz="0" w:space="0" w:color="auto"/>
        <w:left w:val="none" w:sz="0" w:space="0" w:color="auto"/>
        <w:bottom w:val="none" w:sz="0" w:space="0" w:color="auto"/>
        <w:right w:val="none" w:sz="0" w:space="0" w:color="auto"/>
      </w:divBdr>
    </w:div>
    <w:div w:id="1679117695">
      <w:bodyDiv w:val="1"/>
      <w:marLeft w:val="0"/>
      <w:marRight w:val="0"/>
      <w:marTop w:val="0"/>
      <w:marBottom w:val="0"/>
      <w:divBdr>
        <w:top w:val="none" w:sz="0" w:space="0" w:color="auto"/>
        <w:left w:val="none" w:sz="0" w:space="0" w:color="auto"/>
        <w:bottom w:val="none" w:sz="0" w:space="0" w:color="auto"/>
        <w:right w:val="none" w:sz="0" w:space="0" w:color="auto"/>
      </w:divBdr>
    </w:div>
    <w:div w:id="1679693437">
      <w:bodyDiv w:val="1"/>
      <w:marLeft w:val="0"/>
      <w:marRight w:val="0"/>
      <w:marTop w:val="0"/>
      <w:marBottom w:val="0"/>
      <w:divBdr>
        <w:top w:val="none" w:sz="0" w:space="0" w:color="auto"/>
        <w:left w:val="none" w:sz="0" w:space="0" w:color="auto"/>
        <w:bottom w:val="none" w:sz="0" w:space="0" w:color="auto"/>
        <w:right w:val="none" w:sz="0" w:space="0" w:color="auto"/>
      </w:divBdr>
    </w:div>
    <w:div w:id="1679843678">
      <w:bodyDiv w:val="1"/>
      <w:marLeft w:val="0"/>
      <w:marRight w:val="0"/>
      <w:marTop w:val="0"/>
      <w:marBottom w:val="0"/>
      <w:divBdr>
        <w:top w:val="none" w:sz="0" w:space="0" w:color="auto"/>
        <w:left w:val="none" w:sz="0" w:space="0" w:color="auto"/>
        <w:bottom w:val="none" w:sz="0" w:space="0" w:color="auto"/>
        <w:right w:val="none" w:sz="0" w:space="0" w:color="auto"/>
      </w:divBdr>
    </w:div>
    <w:div w:id="1682665528">
      <w:bodyDiv w:val="1"/>
      <w:marLeft w:val="0"/>
      <w:marRight w:val="0"/>
      <w:marTop w:val="0"/>
      <w:marBottom w:val="0"/>
      <w:divBdr>
        <w:top w:val="none" w:sz="0" w:space="0" w:color="auto"/>
        <w:left w:val="none" w:sz="0" w:space="0" w:color="auto"/>
        <w:bottom w:val="none" w:sz="0" w:space="0" w:color="auto"/>
        <w:right w:val="none" w:sz="0" w:space="0" w:color="auto"/>
      </w:divBdr>
    </w:div>
    <w:div w:id="1684550580">
      <w:bodyDiv w:val="1"/>
      <w:marLeft w:val="0"/>
      <w:marRight w:val="0"/>
      <w:marTop w:val="0"/>
      <w:marBottom w:val="0"/>
      <w:divBdr>
        <w:top w:val="none" w:sz="0" w:space="0" w:color="auto"/>
        <w:left w:val="none" w:sz="0" w:space="0" w:color="auto"/>
        <w:bottom w:val="none" w:sz="0" w:space="0" w:color="auto"/>
        <w:right w:val="none" w:sz="0" w:space="0" w:color="auto"/>
      </w:divBdr>
    </w:div>
    <w:div w:id="1691837178">
      <w:bodyDiv w:val="1"/>
      <w:marLeft w:val="0"/>
      <w:marRight w:val="0"/>
      <w:marTop w:val="0"/>
      <w:marBottom w:val="0"/>
      <w:divBdr>
        <w:top w:val="none" w:sz="0" w:space="0" w:color="auto"/>
        <w:left w:val="none" w:sz="0" w:space="0" w:color="auto"/>
        <w:bottom w:val="none" w:sz="0" w:space="0" w:color="auto"/>
        <w:right w:val="none" w:sz="0" w:space="0" w:color="auto"/>
      </w:divBdr>
    </w:div>
    <w:div w:id="1694530454">
      <w:bodyDiv w:val="1"/>
      <w:marLeft w:val="0"/>
      <w:marRight w:val="0"/>
      <w:marTop w:val="0"/>
      <w:marBottom w:val="0"/>
      <w:divBdr>
        <w:top w:val="none" w:sz="0" w:space="0" w:color="auto"/>
        <w:left w:val="none" w:sz="0" w:space="0" w:color="auto"/>
        <w:bottom w:val="none" w:sz="0" w:space="0" w:color="auto"/>
        <w:right w:val="none" w:sz="0" w:space="0" w:color="auto"/>
      </w:divBdr>
    </w:div>
    <w:div w:id="1706059939">
      <w:bodyDiv w:val="1"/>
      <w:marLeft w:val="0"/>
      <w:marRight w:val="0"/>
      <w:marTop w:val="0"/>
      <w:marBottom w:val="0"/>
      <w:divBdr>
        <w:top w:val="none" w:sz="0" w:space="0" w:color="auto"/>
        <w:left w:val="none" w:sz="0" w:space="0" w:color="auto"/>
        <w:bottom w:val="none" w:sz="0" w:space="0" w:color="auto"/>
        <w:right w:val="none" w:sz="0" w:space="0" w:color="auto"/>
      </w:divBdr>
    </w:div>
    <w:div w:id="1711103033">
      <w:bodyDiv w:val="1"/>
      <w:marLeft w:val="0"/>
      <w:marRight w:val="0"/>
      <w:marTop w:val="0"/>
      <w:marBottom w:val="0"/>
      <w:divBdr>
        <w:top w:val="none" w:sz="0" w:space="0" w:color="auto"/>
        <w:left w:val="none" w:sz="0" w:space="0" w:color="auto"/>
        <w:bottom w:val="none" w:sz="0" w:space="0" w:color="auto"/>
        <w:right w:val="none" w:sz="0" w:space="0" w:color="auto"/>
      </w:divBdr>
    </w:div>
    <w:div w:id="1715932859">
      <w:bodyDiv w:val="1"/>
      <w:marLeft w:val="0"/>
      <w:marRight w:val="0"/>
      <w:marTop w:val="0"/>
      <w:marBottom w:val="0"/>
      <w:divBdr>
        <w:top w:val="none" w:sz="0" w:space="0" w:color="auto"/>
        <w:left w:val="none" w:sz="0" w:space="0" w:color="auto"/>
        <w:bottom w:val="none" w:sz="0" w:space="0" w:color="auto"/>
        <w:right w:val="none" w:sz="0" w:space="0" w:color="auto"/>
      </w:divBdr>
    </w:div>
    <w:div w:id="1719474558">
      <w:bodyDiv w:val="1"/>
      <w:marLeft w:val="0"/>
      <w:marRight w:val="0"/>
      <w:marTop w:val="0"/>
      <w:marBottom w:val="0"/>
      <w:divBdr>
        <w:top w:val="none" w:sz="0" w:space="0" w:color="auto"/>
        <w:left w:val="none" w:sz="0" w:space="0" w:color="auto"/>
        <w:bottom w:val="none" w:sz="0" w:space="0" w:color="auto"/>
        <w:right w:val="none" w:sz="0" w:space="0" w:color="auto"/>
      </w:divBdr>
    </w:div>
    <w:div w:id="1722362373">
      <w:bodyDiv w:val="1"/>
      <w:marLeft w:val="0"/>
      <w:marRight w:val="0"/>
      <w:marTop w:val="0"/>
      <w:marBottom w:val="0"/>
      <w:divBdr>
        <w:top w:val="none" w:sz="0" w:space="0" w:color="auto"/>
        <w:left w:val="none" w:sz="0" w:space="0" w:color="auto"/>
        <w:bottom w:val="none" w:sz="0" w:space="0" w:color="auto"/>
        <w:right w:val="none" w:sz="0" w:space="0" w:color="auto"/>
      </w:divBdr>
    </w:div>
    <w:div w:id="1727560133">
      <w:bodyDiv w:val="1"/>
      <w:marLeft w:val="0"/>
      <w:marRight w:val="0"/>
      <w:marTop w:val="0"/>
      <w:marBottom w:val="0"/>
      <w:divBdr>
        <w:top w:val="none" w:sz="0" w:space="0" w:color="auto"/>
        <w:left w:val="none" w:sz="0" w:space="0" w:color="auto"/>
        <w:bottom w:val="none" w:sz="0" w:space="0" w:color="auto"/>
        <w:right w:val="none" w:sz="0" w:space="0" w:color="auto"/>
      </w:divBdr>
    </w:div>
    <w:div w:id="1728648278">
      <w:bodyDiv w:val="1"/>
      <w:marLeft w:val="0"/>
      <w:marRight w:val="0"/>
      <w:marTop w:val="0"/>
      <w:marBottom w:val="0"/>
      <w:divBdr>
        <w:top w:val="none" w:sz="0" w:space="0" w:color="auto"/>
        <w:left w:val="none" w:sz="0" w:space="0" w:color="auto"/>
        <w:bottom w:val="none" w:sz="0" w:space="0" w:color="auto"/>
        <w:right w:val="none" w:sz="0" w:space="0" w:color="auto"/>
      </w:divBdr>
    </w:div>
    <w:div w:id="1729036493">
      <w:bodyDiv w:val="1"/>
      <w:marLeft w:val="0"/>
      <w:marRight w:val="0"/>
      <w:marTop w:val="0"/>
      <w:marBottom w:val="0"/>
      <w:divBdr>
        <w:top w:val="none" w:sz="0" w:space="0" w:color="auto"/>
        <w:left w:val="none" w:sz="0" w:space="0" w:color="auto"/>
        <w:bottom w:val="none" w:sz="0" w:space="0" w:color="auto"/>
        <w:right w:val="none" w:sz="0" w:space="0" w:color="auto"/>
      </w:divBdr>
    </w:div>
    <w:div w:id="1731031185">
      <w:bodyDiv w:val="1"/>
      <w:marLeft w:val="0"/>
      <w:marRight w:val="0"/>
      <w:marTop w:val="0"/>
      <w:marBottom w:val="0"/>
      <w:divBdr>
        <w:top w:val="none" w:sz="0" w:space="0" w:color="auto"/>
        <w:left w:val="none" w:sz="0" w:space="0" w:color="auto"/>
        <w:bottom w:val="none" w:sz="0" w:space="0" w:color="auto"/>
        <w:right w:val="none" w:sz="0" w:space="0" w:color="auto"/>
      </w:divBdr>
    </w:div>
    <w:div w:id="1732384388">
      <w:bodyDiv w:val="1"/>
      <w:marLeft w:val="0"/>
      <w:marRight w:val="0"/>
      <w:marTop w:val="0"/>
      <w:marBottom w:val="0"/>
      <w:divBdr>
        <w:top w:val="none" w:sz="0" w:space="0" w:color="auto"/>
        <w:left w:val="none" w:sz="0" w:space="0" w:color="auto"/>
        <w:bottom w:val="none" w:sz="0" w:space="0" w:color="auto"/>
        <w:right w:val="none" w:sz="0" w:space="0" w:color="auto"/>
      </w:divBdr>
    </w:div>
    <w:div w:id="1738934339">
      <w:bodyDiv w:val="1"/>
      <w:marLeft w:val="0"/>
      <w:marRight w:val="0"/>
      <w:marTop w:val="0"/>
      <w:marBottom w:val="0"/>
      <w:divBdr>
        <w:top w:val="none" w:sz="0" w:space="0" w:color="auto"/>
        <w:left w:val="none" w:sz="0" w:space="0" w:color="auto"/>
        <w:bottom w:val="none" w:sz="0" w:space="0" w:color="auto"/>
        <w:right w:val="none" w:sz="0" w:space="0" w:color="auto"/>
      </w:divBdr>
    </w:div>
    <w:div w:id="1739132000">
      <w:bodyDiv w:val="1"/>
      <w:marLeft w:val="0"/>
      <w:marRight w:val="0"/>
      <w:marTop w:val="0"/>
      <w:marBottom w:val="0"/>
      <w:divBdr>
        <w:top w:val="none" w:sz="0" w:space="0" w:color="auto"/>
        <w:left w:val="none" w:sz="0" w:space="0" w:color="auto"/>
        <w:bottom w:val="none" w:sz="0" w:space="0" w:color="auto"/>
        <w:right w:val="none" w:sz="0" w:space="0" w:color="auto"/>
      </w:divBdr>
    </w:div>
    <w:div w:id="1740055911">
      <w:bodyDiv w:val="1"/>
      <w:marLeft w:val="0"/>
      <w:marRight w:val="0"/>
      <w:marTop w:val="0"/>
      <w:marBottom w:val="0"/>
      <w:divBdr>
        <w:top w:val="none" w:sz="0" w:space="0" w:color="auto"/>
        <w:left w:val="none" w:sz="0" w:space="0" w:color="auto"/>
        <w:bottom w:val="none" w:sz="0" w:space="0" w:color="auto"/>
        <w:right w:val="none" w:sz="0" w:space="0" w:color="auto"/>
      </w:divBdr>
    </w:div>
    <w:div w:id="1742018051">
      <w:bodyDiv w:val="1"/>
      <w:marLeft w:val="0"/>
      <w:marRight w:val="0"/>
      <w:marTop w:val="0"/>
      <w:marBottom w:val="0"/>
      <w:divBdr>
        <w:top w:val="none" w:sz="0" w:space="0" w:color="auto"/>
        <w:left w:val="none" w:sz="0" w:space="0" w:color="auto"/>
        <w:bottom w:val="none" w:sz="0" w:space="0" w:color="auto"/>
        <w:right w:val="none" w:sz="0" w:space="0" w:color="auto"/>
      </w:divBdr>
    </w:div>
    <w:div w:id="1742748798">
      <w:bodyDiv w:val="1"/>
      <w:marLeft w:val="0"/>
      <w:marRight w:val="0"/>
      <w:marTop w:val="0"/>
      <w:marBottom w:val="0"/>
      <w:divBdr>
        <w:top w:val="none" w:sz="0" w:space="0" w:color="auto"/>
        <w:left w:val="none" w:sz="0" w:space="0" w:color="auto"/>
        <w:bottom w:val="none" w:sz="0" w:space="0" w:color="auto"/>
        <w:right w:val="none" w:sz="0" w:space="0" w:color="auto"/>
      </w:divBdr>
    </w:div>
    <w:div w:id="1744445587">
      <w:bodyDiv w:val="1"/>
      <w:marLeft w:val="0"/>
      <w:marRight w:val="0"/>
      <w:marTop w:val="0"/>
      <w:marBottom w:val="0"/>
      <w:divBdr>
        <w:top w:val="none" w:sz="0" w:space="0" w:color="auto"/>
        <w:left w:val="none" w:sz="0" w:space="0" w:color="auto"/>
        <w:bottom w:val="none" w:sz="0" w:space="0" w:color="auto"/>
        <w:right w:val="none" w:sz="0" w:space="0" w:color="auto"/>
      </w:divBdr>
    </w:div>
    <w:div w:id="1750808124">
      <w:bodyDiv w:val="1"/>
      <w:marLeft w:val="0"/>
      <w:marRight w:val="0"/>
      <w:marTop w:val="0"/>
      <w:marBottom w:val="0"/>
      <w:divBdr>
        <w:top w:val="none" w:sz="0" w:space="0" w:color="auto"/>
        <w:left w:val="none" w:sz="0" w:space="0" w:color="auto"/>
        <w:bottom w:val="none" w:sz="0" w:space="0" w:color="auto"/>
        <w:right w:val="none" w:sz="0" w:space="0" w:color="auto"/>
      </w:divBdr>
    </w:div>
    <w:div w:id="1754204394">
      <w:bodyDiv w:val="1"/>
      <w:marLeft w:val="0"/>
      <w:marRight w:val="0"/>
      <w:marTop w:val="0"/>
      <w:marBottom w:val="0"/>
      <w:divBdr>
        <w:top w:val="none" w:sz="0" w:space="0" w:color="auto"/>
        <w:left w:val="none" w:sz="0" w:space="0" w:color="auto"/>
        <w:bottom w:val="none" w:sz="0" w:space="0" w:color="auto"/>
        <w:right w:val="none" w:sz="0" w:space="0" w:color="auto"/>
      </w:divBdr>
    </w:div>
    <w:div w:id="1759059194">
      <w:bodyDiv w:val="1"/>
      <w:marLeft w:val="0"/>
      <w:marRight w:val="0"/>
      <w:marTop w:val="0"/>
      <w:marBottom w:val="0"/>
      <w:divBdr>
        <w:top w:val="none" w:sz="0" w:space="0" w:color="auto"/>
        <w:left w:val="none" w:sz="0" w:space="0" w:color="auto"/>
        <w:bottom w:val="none" w:sz="0" w:space="0" w:color="auto"/>
        <w:right w:val="none" w:sz="0" w:space="0" w:color="auto"/>
      </w:divBdr>
    </w:div>
    <w:div w:id="1766265368">
      <w:bodyDiv w:val="1"/>
      <w:marLeft w:val="0"/>
      <w:marRight w:val="0"/>
      <w:marTop w:val="0"/>
      <w:marBottom w:val="0"/>
      <w:divBdr>
        <w:top w:val="none" w:sz="0" w:space="0" w:color="auto"/>
        <w:left w:val="none" w:sz="0" w:space="0" w:color="auto"/>
        <w:bottom w:val="none" w:sz="0" w:space="0" w:color="auto"/>
        <w:right w:val="none" w:sz="0" w:space="0" w:color="auto"/>
      </w:divBdr>
    </w:div>
    <w:div w:id="1766807505">
      <w:bodyDiv w:val="1"/>
      <w:marLeft w:val="0"/>
      <w:marRight w:val="0"/>
      <w:marTop w:val="0"/>
      <w:marBottom w:val="0"/>
      <w:divBdr>
        <w:top w:val="none" w:sz="0" w:space="0" w:color="auto"/>
        <w:left w:val="none" w:sz="0" w:space="0" w:color="auto"/>
        <w:bottom w:val="none" w:sz="0" w:space="0" w:color="auto"/>
        <w:right w:val="none" w:sz="0" w:space="0" w:color="auto"/>
      </w:divBdr>
    </w:div>
    <w:div w:id="1773552764">
      <w:bodyDiv w:val="1"/>
      <w:marLeft w:val="0"/>
      <w:marRight w:val="0"/>
      <w:marTop w:val="0"/>
      <w:marBottom w:val="0"/>
      <w:divBdr>
        <w:top w:val="none" w:sz="0" w:space="0" w:color="auto"/>
        <w:left w:val="none" w:sz="0" w:space="0" w:color="auto"/>
        <w:bottom w:val="none" w:sz="0" w:space="0" w:color="auto"/>
        <w:right w:val="none" w:sz="0" w:space="0" w:color="auto"/>
      </w:divBdr>
    </w:div>
    <w:div w:id="1778133485">
      <w:bodyDiv w:val="1"/>
      <w:marLeft w:val="0"/>
      <w:marRight w:val="0"/>
      <w:marTop w:val="0"/>
      <w:marBottom w:val="0"/>
      <w:divBdr>
        <w:top w:val="none" w:sz="0" w:space="0" w:color="auto"/>
        <w:left w:val="none" w:sz="0" w:space="0" w:color="auto"/>
        <w:bottom w:val="none" w:sz="0" w:space="0" w:color="auto"/>
        <w:right w:val="none" w:sz="0" w:space="0" w:color="auto"/>
      </w:divBdr>
    </w:div>
    <w:div w:id="1781561532">
      <w:bodyDiv w:val="1"/>
      <w:marLeft w:val="0"/>
      <w:marRight w:val="0"/>
      <w:marTop w:val="0"/>
      <w:marBottom w:val="0"/>
      <w:divBdr>
        <w:top w:val="none" w:sz="0" w:space="0" w:color="auto"/>
        <w:left w:val="none" w:sz="0" w:space="0" w:color="auto"/>
        <w:bottom w:val="none" w:sz="0" w:space="0" w:color="auto"/>
        <w:right w:val="none" w:sz="0" w:space="0" w:color="auto"/>
      </w:divBdr>
    </w:div>
    <w:div w:id="1783525897">
      <w:bodyDiv w:val="1"/>
      <w:marLeft w:val="0"/>
      <w:marRight w:val="0"/>
      <w:marTop w:val="0"/>
      <w:marBottom w:val="0"/>
      <w:divBdr>
        <w:top w:val="none" w:sz="0" w:space="0" w:color="auto"/>
        <w:left w:val="none" w:sz="0" w:space="0" w:color="auto"/>
        <w:bottom w:val="none" w:sz="0" w:space="0" w:color="auto"/>
        <w:right w:val="none" w:sz="0" w:space="0" w:color="auto"/>
      </w:divBdr>
    </w:div>
    <w:div w:id="1785535217">
      <w:bodyDiv w:val="1"/>
      <w:marLeft w:val="0"/>
      <w:marRight w:val="0"/>
      <w:marTop w:val="0"/>
      <w:marBottom w:val="0"/>
      <w:divBdr>
        <w:top w:val="none" w:sz="0" w:space="0" w:color="auto"/>
        <w:left w:val="none" w:sz="0" w:space="0" w:color="auto"/>
        <w:bottom w:val="none" w:sz="0" w:space="0" w:color="auto"/>
        <w:right w:val="none" w:sz="0" w:space="0" w:color="auto"/>
      </w:divBdr>
    </w:div>
    <w:div w:id="1786002935">
      <w:bodyDiv w:val="1"/>
      <w:marLeft w:val="0"/>
      <w:marRight w:val="0"/>
      <w:marTop w:val="0"/>
      <w:marBottom w:val="0"/>
      <w:divBdr>
        <w:top w:val="none" w:sz="0" w:space="0" w:color="auto"/>
        <w:left w:val="none" w:sz="0" w:space="0" w:color="auto"/>
        <w:bottom w:val="none" w:sz="0" w:space="0" w:color="auto"/>
        <w:right w:val="none" w:sz="0" w:space="0" w:color="auto"/>
      </w:divBdr>
    </w:div>
    <w:div w:id="1790661834">
      <w:bodyDiv w:val="1"/>
      <w:marLeft w:val="0"/>
      <w:marRight w:val="0"/>
      <w:marTop w:val="0"/>
      <w:marBottom w:val="0"/>
      <w:divBdr>
        <w:top w:val="none" w:sz="0" w:space="0" w:color="auto"/>
        <w:left w:val="none" w:sz="0" w:space="0" w:color="auto"/>
        <w:bottom w:val="none" w:sz="0" w:space="0" w:color="auto"/>
        <w:right w:val="none" w:sz="0" w:space="0" w:color="auto"/>
      </w:divBdr>
    </w:div>
    <w:div w:id="1800025242">
      <w:bodyDiv w:val="1"/>
      <w:marLeft w:val="0"/>
      <w:marRight w:val="0"/>
      <w:marTop w:val="0"/>
      <w:marBottom w:val="0"/>
      <w:divBdr>
        <w:top w:val="none" w:sz="0" w:space="0" w:color="auto"/>
        <w:left w:val="none" w:sz="0" w:space="0" w:color="auto"/>
        <w:bottom w:val="none" w:sz="0" w:space="0" w:color="auto"/>
        <w:right w:val="none" w:sz="0" w:space="0" w:color="auto"/>
      </w:divBdr>
    </w:div>
    <w:div w:id="1800108383">
      <w:bodyDiv w:val="1"/>
      <w:marLeft w:val="0"/>
      <w:marRight w:val="0"/>
      <w:marTop w:val="0"/>
      <w:marBottom w:val="0"/>
      <w:divBdr>
        <w:top w:val="none" w:sz="0" w:space="0" w:color="auto"/>
        <w:left w:val="none" w:sz="0" w:space="0" w:color="auto"/>
        <w:bottom w:val="none" w:sz="0" w:space="0" w:color="auto"/>
        <w:right w:val="none" w:sz="0" w:space="0" w:color="auto"/>
      </w:divBdr>
    </w:div>
    <w:div w:id="1802141056">
      <w:bodyDiv w:val="1"/>
      <w:marLeft w:val="0"/>
      <w:marRight w:val="0"/>
      <w:marTop w:val="0"/>
      <w:marBottom w:val="0"/>
      <w:divBdr>
        <w:top w:val="none" w:sz="0" w:space="0" w:color="auto"/>
        <w:left w:val="none" w:sz="0" w:space="0" w:color="auto"/>
        <w:bottom w:val="none" w:sz="0" w:space="0" w:color="auto"/>
        <w:right w:val="none" w:sz="0" w:space="0" w:color="auto"/>
      </w:divBdr>
    </w:div>
    <w:div w:id="1810322197">
      <w:bodyDiv w:val="1"/>
      <w:marLeft w:val="0"/>
      <w:marRight w:val="0"/>
      <w:marTop w:val="0"/>
      <w:marBottom w:val="0"/>
      <w:divBdr>
        <w:top w:val="none" w:sz="0" w:space="0" w:color="auto"/>
        <w:left w:val="none" w:sz="0" w:space="0" w:color="auto"/>
        <w:bottom w:val="none" w:sz="0" w:space="0" w:color="auto"/>
        <w:right w:val="none" w:sz="0" w:space="0" w:color="auto"/>
      </w:divBdr>
    </w:div>
    <w:div w:id="1813713126">
      <w:bodyDiv w:val="1"/>
      <w:marLeft w:val="0"/>
      <w:marRight w:val="0"/>
      <w:marTop w:val="0"/>
      <w:marBottom w:val="0"/>
      <w:divBdr>
        <w:top w:val="none" w:sz="0" w:space="0" w:color="auto"/>
        <w:left w:val="none" w:sz="0" w:space="0" w:color="auto"/>
        <w:bottom w:val="none" w:sz="0" w:space="0" w:color="auto"/>
        <w:right w:val="none" w:sz="0" w:space="0" w:color="auto"/>
      </w:divBdr>
    </w:div>
    <w:div w:id="1814788632">
      <w:bodyDiv w:val="1"/>
      <w:marLeft w:val="0"/>
      <w:marRight w:val="0"/>
      <w:marTop w:val="0"/>
      <w:marBottom w:val="0"/>
      <w:divBdr>
        <w:top w:val="none" w:sz="0" w:space="0" w:color="auto"/>
        <w:left w:val="none" w:sz="0" w:space="0" w:color="auto"/>
        <w:bottom w:val="none" w:sz="0" w:space="0" w:color="auto"/>
        <w:right w:val="none" w:sz="0" w:space="0" w:color="auto"/>
      </w:divBdr>
    </w:div>
    <w:div w:id="1815684560">
      <w:bodyDiv w:val="1"/>
      <w:marLeft w:val="0"/>
      <w:marRight w:val="0"/>
      <w:marTop w:val="0"/>
      <w:marBottom w:val="0"/>
      <w:divBdr>
        <w:top w:val="none" w:sz="0" w:space="0" w:color="auto"/>
        <w:left w:val="none" w:sz="0" w:space="0" w:color="auto"/>
        <w:bottom w:val="none" w:sz="0" w:space="0" w:color="auto"/>
        <w:right w:val="none" w:sz="0" w:space="0" w:color="auto"/>
      </w:divBdr>
    </w:div>
    <w:div w:id="1816413717">
      <w:bodyDiv w:val="1"/>
      <w:marLeft w:val="0"/>
      <w:marRight w:val="0"/>
      <w:marTop w:val="0"/>
      <w:marBottom w:val="0"/>
      <w:divBdr>
        <w:top w:val="none" w:sz="0" w:space="0" w:color="auto"/>
        <w:left w:val="none" w:sz="0" w:space="0" w:color="auto"/>
        <w:bottom w:val="none" w:sz="0" w:space="0" w:color="auto"/>
        <w:right w:val="none" w:sz="0" w:space="0" w:color="auto"/>
      </w:divBdr>
    </w:div>
    <w:div w:id="1822621710">
      <w:bodyDiv w:val="1"/>
      <w:marLeft w:val="0"/>
      <w:marRight w:val="0"/>
      <w:marTop w:val="0"/>
      <w:marBottom w:val="0"/>
      <w:divBdr>
        <w:top w:val="none" w:sz="0" w:space="0" w:color="auto"/>
        <w:left w:val="none" w:sz="0" w:space="0" w:color="auto"/>
        <w:bottom w:val="none" w:sz="0" w:space="0" w:color="auto"/>
        <w:right w:val="none" w:sz="0" w:space="0" w:color="auto"/>
      </w:divBdr>
    </w:div>
    <w:div w:id="1828549339">
      <w:bodyDiv w:val="1"/>
      <w:marLeft w:val="0"/>
      <w:marRight w:val="0"/>
      <w:marTop w:val="0"/>
      <w:marBottom w:val="0"/>
      <w:divBdr>
        <w:top w:val="none" w:sz="0" w:space="0" w:color="auto"/>
        <w:left w:val="none" w:sz="0" w:space="0" w:color="auto"/>
        <w:bottom w:val="none" w:sz="0" w:space="0" w:color="auto"/>
        <w:right w:val="none" w:sz="0" w:space="0" w:color="auto"/>
      </w:divBdr>
    </w:div>
    <w:div w:id="1829907872">
      <w:bodyDiv w:val="1"/>
      <w:marLeft w:val="0"/>
      <w:marRight w:val="0"/>
      <w:marTop w:val="0"/>
      <w:marBottom w:val="0"/>
      <w:divBdr>
        <w:top w:val="none" w:sz="0" w:space="0" w:color="auto"/>
        <w:left w:val="none" w:sz="0" w:space="0" w:color="auto"/>
        <w:bottom w:val="none" w:sz="0" w:space="0" w:color="auto"/>
        <w:right w:val="none" w:sz="0" w:space="0" w:color="auto"/>
      </w:divBdr>
    </w:div>
    <w:div w:id="1831217166">
      <w:bodyDiv w:val="1"/>
      <w:marLeft w:val="0"/>
      <w:marRight w:val="0"/>
      <w:marTop w:val="0"/>
      <w:marBottom w:val="0"/>
      <w:divBdr>
        <w:top w:val="none" w:sz="0" w:space="0" w:color="auto"/>
        <w:left w:val="none" w:sz="0" w:space="0" w:color="auto"/>
        <w:bottom w:val="none" w:sz="0" w:space="0" w:color="auto"/>
        <w:right w:val="none" w:sz="0" w:space="0" w:color="auto"/>
      </w:divBdr>
    </w:div>
    <w:div w:id="1843004485">
      <w:bodyDiv w:val="1"/>
      <w:marLeft w:val="0"/>
      <w:marRight w:val="0"/>
      <w:marTop w:val="0"/>
      <w:marBottom w:val="0"/>
      <w:divBdr>
        <w:top w:val="none" w:sz="0" w:space="0" w:color="auto"/>
        <w:left w:val="none" w:sz="0" w:space="0" w:color="auto"/>
        <w:bottom w:val="none" w:sz="0" w:space="0" w:color="auto"/>
        <w:right w:val="none" w:sz="0" w:space="0" w:color="auto"/>
      </w:divBdr>
    </w:div>
    <w:div w:id="1844977955">
      <w:bodyDiv w:val="1"/>
      <w:marLeft w:val="0"/>
      <w:marRight w:val="0"/>
      <w:marTop w:val="0"/>
      <w:marBottom w:val="0"/>
      <w:divBdr>
        <w:top w:val="none" w:sz="0" w:space="0" w:color="auto"/>
        <w:left w:val="none" w:sz="0" w:space="0" w:color="auto"/>
        <w:bottom w:val="none" w:sz="0" w:space="0" w:color="auto"/>
        <w:right w:val="none" w:sz="0" w:space="0" w:color="auto"/>
      </w:divBdr>
    </w:div>
    <w:div w:id="1848710354">
      <w:bodyDiv w:val="1"/>
      <w:marLeft w:val="0"/>
      <w:marRight w:val="0"/>
      <w:marTop w:val="0"/>
      <w:marBottom w:val="0"/>
      <w:divBdr>
        <w:top w:val="none" w:sz="0" w:space="0" w:color="auto"/>
        <w:left w:val="none" w:sz="0" w:space="0" w:color="auto"/>
        <w:bottom w:val="none" w:sz="0" w:space="0" w:color="auto"/>
        <w:right w:val="none" w:sz="0" w:space="0" w:color="auto"/>
      </w:divBdr>
    </w:div>
    <w:div w:id="1849442020">
      <w:bodyDiv w:val="1"/>
      <w:marLeft w:val="0"/>
      <w:marRight w:val="0"/>
      <w:marTop w:val="0"/>
      <w:marBottom w:val="0"/>
      <w:divBdr>
        <w:top w:val="none" w:sz="0" w:space="0" w:color="auto"/>
        <w:left w:val="none" w:sz="0" w:space="0" w:color="auto"/>
        <w:bottom w:val="none" w:sz="0" w:space="0" w:color="auto"/>
        <w:right w:val="none" w:sz="0" w:space="0" w:color="auto"/>
      </w:divBdr>
    </w:div>
    <w:div w:id="1851410590">
      <w:bodyDiv w:val="1"/>
      <w:marLeft w:val="0"/>
      <w:marRight w:val="0"/>
      <w:marTop w:val="0"/>
      <w:marBottom w:val="0"/>
      <w:divBdr>
        <w:top w:val="none" w:sz="0" w:space="0" w:color="auto"/>
        <w:left w:val="none" w:sz="0" w:space="0" w:color="auto"/>
        <w:bottom w:val="none" w:sz="0" w:space="0" w:color="auto"/>
        <w:right w:val="none" w:sz="0" w:space="0" w:color="auto"/>
      </w:divBdr>
    </w:div>
    <w:div w:id="1853374253">
      <w:bodyDiv w:val="1"/>
      <w:marLeft w:val="0"/>
      <w:marRight w:val="0"/>
      <w:marTop w:val="0"/>
      <w:marBottom w:val="0"/>
      <w:divBdr>
        <w:top w:val="none" w:sz="0" w:space="0" w:color="auto"/>
        <w:left w:val="none" w:sz="0" w:space="0" w:color="auto"/>
        <w:bottom w:val="none" w:sz="0" w:space="0" w:color="auto"/>
        <w:right w:val="none" w:sz="0" w:space="0" w:color="auto"/>
      </w:divBdr>
    </w:div>
    <w:div w:id="1854301723">
      <w:bodyDiv w:val="1"/>
      <w:marLeft w:val="0"/>
      <w:marRight w:val="0"/>
      <w:marTop w:val="0"/>
      <w:marBottom w:val="0"/>
      <w:divBdr>
        <w:top w:val="none" w:sz="0" w:space="0" w:color="auto"/>
        <w:left w:val="none" w:sz="0" w:space="0" w:color="auto"/>
        <w:bottom w:val="none" w:sz="0" w:space="0" w:color="auto"/>
        <w:right w:val="none" w:sz="0" w:space="0" w:color="auto"/>
      </w:divBdr>
    </w:div>
    <w:div w:id="1858496252">
      <w:bodyDiv w:val="1"/>
      <w:marLeft w:val="0"/>
      <w:marRight w:val="0"/>
      <w:marTop w:val="0"/>
      <w:marBottom w:val="0"/>
      <w:divBdr>
        <w:top w:val="none" w:sz="0" w:space="0" w:color="auto"/>
        <w:left w:val="none" w:sz="0" w:space="0" w:color="auto"/>
        <w:bottom w:val="none" w:sz="0" w:space="0" w:color="auto"/>
        <w:right w:val="none" w:sz="0" w:space="0" w:color="auto"/>
      </w:divBdr>
    </w:div>
    <w:div w:id="1862819029">
      <w:bodyDiv w:val="1"/>
      <w:marLeft w:val="0"/>
      <w:marRight w:val="0"/>
      <w:marTop w:val="0"/>
      <w:marBottom w:val="0"/>
      <w:divBdr>
        <w:top w:val="none" w:sz="0" w:space="0" w:color="auto"/>
        <w:left w:val="none" w:sz="0" w:space="0" w:color="auto"/>
        <w:bottom w:val="none" w:sz="0" w:space="0" w:color="auto"/>
        <w:right w:val="none" w:sz="0" w:space="0" w:color="auto"/>
      </w:divBdr>
    </w:div>
    <w:div w:id="1867601989">
      <w:bodyDiv w:val="1"/>
      <w:marLeft w:val="0"/>
      <w:marRight w:val="0"/>
      <w:marTop w:val="0"/>
      <w:marBottom w:val="0"/>
      <w:divBdr>
        <w:top w:val="none" w:sz="0" w:space="0" w:color="auto"/>
        <w:left w:val="none" w:sz="0" w:space="0" w:color="auto"/>
        <w:bottom w:val="none" w:sz="0" w:space="0" w:color="auto"/>
        <w:right w:val="none" w:sz="0" w:space="0" w:color="auto"/>
      </w:divBdr>
    </w:div>
    <w:div w:id="1875538370">
      <w:bodyDiv w:val="1"/>
      <w:marLeft w:val="0"/>
      <w:marRight w:val="0"/>
      <w:marTop w:val="0"/>
      <w:marBottom w:val="0"/>
      <w:divBdr>
        <w:top w:val="none" w:sz="0" w:space="0" w:color="auto"/>
        <w:left w:val="none" w:sz="0" w:space="0" w:color="auto"/>
        <w:bottom w:val="none" w:sz="0" w:space="0" w:color="auto"/>
        <w:right w:val="none" w:sz="0" w:space="0" w:color="auto"/>
      </w:divBdr>
    </w:div>
    <w:div w:id="1877893096">
      <w:bodyDiv w:val="1"/>
      <w:marLeft w:val="0"/>
      <w:marRight w:val="0"/>
      <w:marTop w:val="0"/>
      <w:marBottom w:val="0"/>
      <w:divBdr>
        <w:top w:val="none" w:sz="0" w:space="0" w:color="auto"/>
        <w:left w:val="none" w:sz="0" w:space="0" w:color="auto"/>
        <w:bottom w:val="none" w:sz="0" w:space="0" w:color="auto"/>
        <w:right w:val="none" w:sz="0" w:space="0" w:color="auto"/>
      </w:divBdr>
    </w:div>
    <w:div w:id="1881168301">
      <w:bodyDiv w:val="1"/>
      <w:marLeft w:val="0"/>
      <w:marRight w:val="0"/>
      <w:marTop w:val="0"/>
      <w:marBottom w:val="0"/>
      <w:divBdr>
        <w:top w:val="none" w:sz="0" w:space="0" w:color="auto"/>
        <w:left w:val="none" w:sz="0" w:space="0" w:color="auto"/>
        <w:bottom w:val="none" w:sz="0" w:space="0" w:color="auto"/>
        <w:right w:val="none" w:sz="0" w:space="0" w:color="auto"/>
      </w:divBdr>
    </w:div>
    <w:div w:id="1883132442">
      <w:bodyDiv w:val="1"/>
      <w:marLeft w:val="0"/>
      <w:marRight w:val="0"/>
      <w:marTop w:val="0"/>
      <w:marBottom w:val="0"/>
      <w:divBdr>
        <w:top w:val="none" w:sz="0" w:space="0" w:color="auto"/>
        <w:left w:val="none" w:sz="0" w:space="0" w:color="auto"/>
        <w:bottom w:val="none" w:sz="0" w:space="0" w:color="auto"/>
        <w:right w:val="none" w:sz="0" w:space="0" w:color="auto"/>
      </w:divBdr>
    </w:div>
    <w:div w:id="1884054883">
      <w:bodyDiv w:val="1"/>
      <w:marLeft w:val="0"/>
      <w:marRight w:val="0"/>
      <w:marTop w:val="0"/>
      <w:marBottom w:val="0"/>
      <w:divBdr>
        <w:top w:val="none" w:sz="0" w:space="0" w:color="auto"/>
        <w:left w:val="none" w:sz="0" w:space="0" w:color="auto"/>
        <w:bottom w:val="none" w:sz="0" w:space="0" w:color="auto"/>
        <w:right w:val="none" w:sz="0" w:space="0" w:color="auto"/>
      </w:divBdr>
    </w:div>
    <w:div w:id="1886332427">
      <w:bodyDiv w:val="1"/>
      <w:marLeft w:val="0"/>
      <w:marRight w:val="0"/>
      <w:marTop w:val="0"/>
      <w:marBottom w:val="0"/>
      <w:divBdr>
        <w:top w:val="none" w:sz="0" w:space="0" w:color="auto"/>
        <w:left w:val="none" w:sz="0" w:space="0" w:color="auto"/>
        <w:bottom w:val="none" w:sz="0" w:space="0" w:color="auto"/>
        <w:right w:val="none" w:sz="0" w:space="0" w:color="auto"/>
      </w:divBdr>
    </w:div>
    <w:div w:id="1890066283">
      <w:bodyDiv w:val="1"/>
      <w:marLeft w:val="0"/>
      <w:marRight w:val="0"/>
      <w:marTop w:val="0"/>
      <w:marBottom w:val="0"/>
      <w:divBdr>
        <w:top w:val="none" w:sz="0" w:space="0" w:color="auto"/>
        <w:left w:val="none" w:sz="0" w:space="0" w:color="auto"/>
        <w:bottom w:val="none" w:sz="0" w:space="0" w:color="auto"/>
        <w:right w:val="none" w:sz="0" w:space="0" w:color="auto"/>
      </w:divBdr>
    </w:div>
    <w:div w:id="1904948281">
      <w:bodyDiv w:val="1"/>
      <w:marLeft w:val="0"/>
      <w:marRight w:val="0"/>
      <w:marTop w:val="0"/>
      <w:marBottom w:val="0"/>
      <w:divBdr>
        <w:top w:val="none" w:sz="0" w:space="0" w:color="auto"/>
        <w:left w:val="none" w:sz="0" w:space="0" w:color="auto"/>
        <w:bottom w:val="none" w:sz="0" w:space="0" w:color="auto"/>
        <w:right w:val="none" w:sz="0" w:space="0" w:color="auto"/>
      </w:divBdr>
    </w:div>
    <w:div w:id="1915700801">
      <w:bodyDiv w:val="1"/>
      <w:marLeft w:val="0"/>
      <w:marRight w:val="0"/>
      <w:marTop w:val="0"/>
      <w:marBottom w:val="0"/>
      <w:divBdr>
        <w:top w:val="none" w:sz="0" w:space="0" w:color="auto"/>
        <w:left w:val="none" w:sz="0" w:space="0" w:color="auto"/>
        <w:bottom w:val="none" w:sz="0" w:space="0" w:color="auto"/>
        <w:right w:val="none" w:sz="0" w:space="0" w:color="auto"/>
      </w:divBdr>
    </w:div>
    <w:div w:id="1917785251">
      <w:bodyDiv w:val="1"/>
      <w:marLeft w:val="0"/>
      <w:marRight w:val="0"/>
      <w:marTop w:val="0"/>
      <w:marBottom w:val="0"/>
      <w:divBdr>
        <w:top w:val="none" w:sz="0" w:space="0" w:color="auto"/>
        <w:left w:val="none" w:sz="0" w:space="0" w:color="auto"/>
        <w:bottom w:val="none" w:sz="0" w:space="0" w:color="auto"/>
        <w:right w:val="none" w:sz="0" w:space="0" w:color="auto"/>
      </w:divBdr>
    </w:div>
    <w:div w:id="1922788204">
      <w:bodyDiv w:val="1"/>
      <w:marLeft w:val="0"/>
      <w:marRight w:val="0"/>
      <w:marTop w:val="0"/>
      <w:marBottom w:val="0"/>
      <w:divBdr>
        <w:top w:val="none" w:sz="0" w:space="0" w:color="auto"/>
        <w:left w:val="none" w:sz="0" w:space="0" w:color="auto"/>
        <w:bottom w:val="none" w:sz="0" w:space="0" w:color="auto"/>
        <w:right w:val="none" w:sz="0" w:space="0" w:color="auto"/>
      </w:divBdr>
    </w:div>
    <w:div w:id="1923684015">
      <w:bodyDiv w:val="1"/>
      <w:marLeft w:val="0"/>
      <w:marRight w:val="0"/>
      <w:marTop w:val="0"/>
      <w:marBottom w:val="0"/>
      <w:divBdr>
        <w:top w:val="none" w:sz="0" w:space="0" w:color="auto"/>
        <w:left w:val="none" w:sz="0" w:space="0" w:color="auto"/>
        <w:bottom w:val="none" w:sz="0" w:space="0" w:color="auto"/>
        <w:right w:val="none" w:sz="0" w:space="0" w:color="auto"/>
      </w:divBdr>
    </w:div>
    <w:div w:id="1928072065">
      <w:bodyDiv w:val="1"/>
      <w:marLeft w:val="0"/>
      <w:marRight w:val="0"/>
      <w:marTop w:val="0"/>
      <w:marBottom w:val="0"/>
      <w:divBdr>
        <w:top w:val="none" w:sz="0" w:space="0" w:color="auto"/>
        <w:left w:val="none" w:sz="0" w:space="0" w:color="auto"/>
        <w:bottom w:val="none" w:sz="0" w:space="0" w:color="auto"/>
        <w:right w:val="none" w:sz="0" w:space="0" w:color="auto"/>
      </w:divBdr>
    </w:div>
    <w:div w:id="1929534943">
      <w:bodyDiv w:val="1"/>
      <w:marLeft w:val="0"/>
      <w:marRight w:val="0"/>
      <w:marTop w:val="0"/>
      <w:marBottom w:val="0"/>
      <w:divBdr>
        <w:top w:val="none" w:sz="0" w:space="0" w:color="auto"/>
        <w:left w:val="none" w:sz="0" w:space="0" w:color="auto"/>
        <w:bottom w:val="none" w:sz="0" w:space="0" w:color="auto"/>
        <w:right w:val="none" w:sz="0" w:space="0" w:color="auto"/>
      </w:divBdr>
    </w:div>
    <w:div w:id="1930848800">
      <w:bodyDiv w:val="1"/>
      <w:marLeft w:val="0"/>
      <w:marRight w:val="0"/>
      <w:marTop w:val="0"/>
      <w:marBottom w:val="0"/>
      <w:divBdr>
        <w:top w:val="none" w:sz="0" w:space="0" w:color="auto"/>
        <w:left w:val="none" w:sz="0" w:space="0" w:color="auto"/>
        <w:bottom w:val="none" w:sz="0" w:space="0" w:color="auto"/>
        <w:right w:val="none" w:sz="0" w:space="0" w:color="auto"/>
      </w:divBdr>
    </w:div>
    <w:div w:id="1932544942">
      <w:bodyDiv w:val="1"/>
      <w:marLeft w:val="0"/>
      <w:marRight w:val="0"/>
      <w:marTop w:val="0"/>
      <w:marBottom w:val="0"/>
      <w:divBdr>
        <w:top w:val="none" w:sz="0" w:space="0" w:color="auto"/>
        <w:left w:val="none" w:sz="0" w:space="0" w:color="auto"/>
        <w:bottom w:val="none" w:sz="0" w:space="0" w:color="auto"/>
        <w:right w:val="none" w:sz="0" w:space="0" w:color="auto"/>
      </w:divBdr>
    </w:div>
    <w:div w:id="1933664673">
      <w:bodyDiv w:val="1"/>
      <w:marLeft w:val="0"/>
      <w:marRight w:val="0"/>
      <w:marTop w:val="0"/>
      <w:marBottom w:val="0"/>
      <w:divBdr>
        <w:top w:val="none" w:sz="0" w:space="0" w:color="auto"/>
        <w:left w:val="none" w:sz="0" w:space="0" w:color="auto"/>
        <w:bottom w:val="none" w:sz="0" w:space="0" w:color="auto"/>
        <w:right w:val="none" w:sz="0" w:space="0" w:color="auto"/>
      </w:divBdr>
    </w:div>
    <w:div w:id="1942253856">
      <w:bodyDiv w:val="1"/>
      <w:marLeft w:val="0"/>
      <w:marRight w:val="0"/>
      <w:marTop w:val="0"/>
      <w:marBottom w:val="0"/>
      <w:divBdr>
        <w:top w:val="none" w:sz="0" w:space="0" w:color="auto"/>
        <w:left w:val="none" w:sz="0" w:space="0" w:color="auto"/>
        <w:bottom w:val="none" w:sz="0" w:space="0" w:color="auto"/>
        <w:right w:val="none" w:sz="0" w:space="0" w:color="auto"/>
      </w:divBdr>
    </w:div>
    <w:div w:id="1945455637">
      <w:bodyDiv w:val="1"/>
      <w:marLeft w:val="0"/>
      <w:marRight w:val="0"/>
      <w:marTop w:val="0"/>
      <w:marBottom w:val="0"/>
      <w:divBdr>
        <w:top w:val="none" w:sz="0" w:space="0" w:color="auto"/>
        <w:left w:val="none" w:sz="0" w:space="0" w:color="auto"/>
        <w:bottom w:val="none" w:sz="0" w:space="0" w:color="auto"/>
        <w:right w:val="none" w:sz="0" w:space="0" w:color="auto"/>
      </w:divBdr>
    </w:div>
    <w:div w:id="1953241370">
      <w:bodyDiv w:val="1"/>
      <w:marLeft w:val="0"/>
      <w:marRight w:val="0"/>
      <w:marTop w:val="0"/>
      <w:marBottom w:val="0"/>
      <w:divBdr>
        <w:top w:val="none" w:sz="0" w:space="0" w:color="auto"/>
        <w:left w:val="none" w:sz="0" w:space="0" w:color="auto"/>
        <w:bottom w:val="none" w:sz="0" w:space="0" w:color="auto"/>
        <w:right w:val="none" w:sz="0" w:space="0" w:color="auto"/>
      </w:divBdr>
    </w:div>
    <w:div w:id="1960837220">
      <w:bodyDiv w:val="1"/>
      <w:marLeft w:val="0"/>
      <w:marRight w:val="0"/>
      <w:marTop w:val="0"/>
      <w:marBottom w:val="0"/>
      <w:divBdr>
        <w:top w:val="none" w:sz="0" w:space="0" w:color="auto"/>
        <w:left w:val="none" w:sz="0" w:space="0" w:color="auto"/>
        <w:bottom w:val="none" w:sz="0" w:space="0" w:color="auto"/>
        <w:right w:val="none" w:sz="0" w:space="0" w:color="auto"/>
      </w:divBdr>
    </w:div>
    <w:div w:id="1972444397">
      <w:bodyDiv w:val="1"/>
      <w:marLeft w:val="0"/>
      <w:marRight w:val="0"/>
      <w:marTop w:val="0"/>
      <w:marBottom w:val="0"/>
      <w:divBdr>
        <w:top w:val="none" w:sz="0" w:space="0" w:color="auto"/>
        <w:left w:val="none" w:sz="0" w:space="0" w:color="auto"/>
        <w:bottom w:val="none" w:sz="0" w:space="0" w:color="auto"/>
        <w:right w:val="none" w:sz="0" w:space="0" w:color="auto"/>
      </w:divBdr>
    </w:div>
    <w:div w:id="1972901818">
      <w:bodyDiv w:val="1"/>
      <w:marLeft w:val="0"/>
      <w:marRight w:val="0"/>
      <w:marTop w:val="0"/>
      <w:marBottom w:val="0"/>
      <w:divBdr>
        <w:top w:val="none" w:sz="0" w:space="0" w:color="auto"/>
        <w:left w:val="none" w:sz="0" w:space="0" w:color="auto"/>
        <w:bottom w:val="none" w:sz="0" w:space="0" w:color="auto"/>
        <w:right w:val="none" w:sz="0" w:space="0" w:color="auto"/>
      </w:divBdr>
    </w:div>
    <w:div w:id="1974939360">
      <w:bodyDiv w:val="1"/>
      <w:marLeft w:val="0"/>
      <w:marRight w:val="0"/>
      <w:marTop w:val="0"/>
      <w:marBottom w:val="0"/>
      <w:divBdr>
        <w:top w:val="none" w:sz="0" w:space="0" w:color="auto"/>
        <w:left w:val="none" w:sz="0" w:space="0" w:color="auto"/>
        <w:bottom w:val="none" w:sz="0" w:space="0" w:color="auto"/>
        <w:right w:val="none" w:sz="0" w:space="0" w:color="auto"/>
      </w:divBdr>
    </w:div>
    <w:div w:id="1982464478">
      <w:bodyDiv w:val="1"/>
      <w:marLeft w:val="0"/>
      <w:marRight w:val="0"/>
      <w:marTop w:val="0"/>
      <w:marBottom w:val="0"/>
      <w:divBdr>
        <w:top w:val="none" w:sz="0" w:space="0" w:color="auto"/>
        <w:left w:val="none" w:sz="0" w:space="0" w:color="auto"/>
        <w:bottom w:val="none" w:sz="0" w:space="0" w:color="auto"/>
        <w:right w:val="none" w:sz="0" w:space="0" w:color="auto"/>
      </w:divBdr>
    </w:div>
    <w:div w:id="1982954626">
      <w:bodyDiv w:val="1"/>
      <w:marLeft w:val="0"/>
      <w:marRight w:val="0"/>
      <w:marTop w:val="0"/>
      <w:marBottom w:val="0"/>
      <w:divBdr>
        <w:top w:val="none" w:sz="0" w:space="0" w:color="auto"/>
        <w:left w:val="none" w:sz="0" w:space="0" w:color="auto"/>
        <w:bottom w:val="none" w:sz="0" w:space="0" w:color="auto"/>
        <w:right w:val="none" w:sz="0" w:space="0" w:color="auto"/>
      </w:divBdr>
    </w:div>
    <w:div w:id="1983924001">
      <w:bodyDiv w:val="1"/>
      <w:marLeft w:val="0"/>
      <w:marRight w:val="0"/>
      <w:marTop w:val="0"/>
      <w:marBottom w:val="0"/>
      <w:divBdr>
        <w:top w:val="none" w:sz="0" w:space="0" w:color="auto"/>
        <w:left w:val="none" w:sz="0" w:space="0" w:color="auto"/>
        <w:bottom w:val="none" w:sz="0" w:space="0" w:color="auto"/>
        <w:right w:val="none" w:sz="0" w:space="0" w:color="auto"/>
      </w:divBdr>
    </w:div>
    <w:div w:id="1986733713">
      <w:bodyDiv w:val="1"/>
      <w:marLeft w:val="0"/>
      <w:marRight w:val="0"/>
      <w:marTop w:val="0"/>
      <w:marBottom w:val="0"/>
      <w:divBdr>
        <w:top w:val="none" w:sz="0" w:space="0" w:color="auto"/>
        <w:left w:val="none" w:sz="0" w:space="0" w:color="auto"/>
        <w:bottom w:val="none" w:sz="0" w:space="0" w:color="auto"/>
        <w:right w:val="none" w:sz="0" w:space="0" w:color="auto"/>
      </w:divBdr>
    </w:div>
    <w:div w:id="1989356171">
      <w:bodyDiv w:val="1"/>
      <w:marLeft w:val="0"/>
      <w:marRight w:val="0"/>
      <w:marTop w:val="0"/>
      <w:marBottom w:val="0"/>
      <w:divBdr>
        <w:top w:val="none" w:sz="0" w:space="0" w:color="auto"/>
        <w:left w:val="none" w:sz="0" w:space="0" w:color="auto"/>
        <w:bottom w:val="none" w:sz="0" w:space="0" w:color="auto"/>
        <w:right w:val="none" w:sz="0" w:space="0" w:color="auto"/>
      </w:divBdr>
    </w:div>
    <w:div w:id="1989900496">
      <w:bodyDiv w:val="1"/>
      <w:marLeft w:val="0"/>
      <w:marRight w:val="0"/>
      <w:marTop w:val="0"/>
      <w:marBottom w:val="0"/>
      <w:divBdr>
        <w:top w:val="none" w:sz="0" w:space="0" w:color="auto"/>
        <w:left w:val="none" w:sz="0" w:space="0" w:color="auto"/>
        <w:bottom w:val="none" w:sz="0" w:space="0" w:color="auto"/>
        <w:right w:val="none" w:sz="0" w:space="0" w:color="auto"/>
      </w:divBdr>
    </w:div>
    <w:div w:id="1990210183">
      <w:bodyDiv w:val="1"/>
      <w:marLeft w:val="0"/>
      <w:marRight w:val="0"/>
      <w:marTop w:val="0"/>
      <w:marBottom w:val="0"/>
      <w:divBdr>
        <w:top w:val="none" w:sz="0" w:space="0" w:color="auto"/>
        <w:left w:val="none" w:sz="0" w:space="0" w:color="auto"/>
        <w:bottom w:val="none" w:sz="0" w:space="0" w:color="auto"/>
        <w:right w:val="none" w:sz="0" w:space="0" w:color="auto"/>
      </w:divBdr>
    </w:div>
    <w:div w:id="1990938454">
      <w:bodyDiv w:val="1"/>
      <w:marLeft w:val="0"/>
      <w:marRight w:val="0"/>
      <w:marTop w:val="0"/>
      <w:marBottom w:val="0"/>
      <w:divBdr>
        <w:top w:val="none" w:sz="0" w:space="0" w:color="auto"/>
        <w:left w:val="none" w:sz="0" w:space="0" w:color="auto"/>
        <w:bottom w:val="none" w:sz="0" w:space="0" w:color="auto"/>
        <w:right w:val="none" w:sz="0" w:space="0" w:color="auto"/>
      </w:divBdr>
    </w:div>
    <w:div w:id="1994680559">
      <w:bodyDiv w:val="1"/>
      <w:marLeft w:val="0"/>
      <w:marRight w:val="0"/>
      <w:marTop w:val="0"/>
      <w:marBottom w:val="0"/>
      <w:divBdr>
        <w:top w:val="none" w:sz="0" w:space="0" w:color="auto"/>
        <w:left w:val="none" w:sz="0" w:space="0" w:color="auto"/>
        <w:bottom w:val="none" w:sz="0" w:space="0" w:color="auto"/>
        <w:right w:val="none" w:sz="0" w:space="0" w:color="auto"/>
      </w:divBdr>
    </w:div>
    <w:div w:id="1995134502">
      <w:bodyDiv w:val="1"/>
      <w:marLeft w:val="0"/>
      <w:marRight w:val="0"/>
      <w:marTop w:val="0"/>
      <w:marBottom w:val="0"/>
      <w:divBdr>
        <w:top w:val="none" w:sz="0" w:space="0" w:color="auto"/>
        <w:left w:val="none" w:sz="0" w:space="0" w:color="auto"/>
        <w:bottom w:val="none" w:sz="0" w:space="0" w:color="auto"/>
        <w:right w:val="none" w:sz="0" w:space="0" w:color="auto"/>
      </w:divBdr>
    </w:div>
    <w:div w:id="1995572528">
      <w:bodyDiv w:val="1"/>
      <w:marLeft w:val="0"/>
      <w:marRight w:val="0"/>
      <w:marTop w:val="0"/>
      <w:marBottom w:val="0"/>
      <w:divBdr>
        <w:top w:val="none" w:sz="0" w:space="0" w:color="auto"/>
        <w:left w:val="none" w:sz="0" w:space="0" w:color="auto"/>
        <w:bottom w:val="none" w:sz="0" w:space="0" w:color="auto"/>
        <w:right w:val="none" w:sz="0" w:space="0" w:color="auto"/>
      </w:divBdr>
    </w:div>
    <w:div w:id="1996178060">
      <w:bodyDiv w:val="1"/>
      <w:marLeft w:val="0"/>
      <w:marRight w:val="0"/>
      <w:marTop w:val="0"/>
      <w:marBottom w:val="0"/>
      <w:divBdr>
        <w:top w:val="none" w:sz="0" w:space="0" w:color="auto"/>
        <w:left w:val="none" w:sz="0" w:space="0" w:color="auto"/>
        <w:bottom w:val="none" w:sz="0" w:space="0" w:color="auto"/>
        <w:right w:val="none" w:sz="0" w:space="0" w:color="auto"/>
      </w:divBdr>
    </w:div>
    <w:div w:id="1998610359">
      <w:bodyDiv w:val="1"/>
      <w:marLeft w:val="0"/>
      <w:marRight w:val="0"/>
      <w:marTop w:val="0"/>
      <w:marBottom w:val="0"/>
      <w:divBdr>
        <w:top w:val="none" w:sz="0" w:space="0" w:color="auto"/>
        <w:left w:val="none" w:sz="0" w:space="0" w:color="auto"/>
        <w:bottom w:val="none" w:sz="0" w:space="0" w:color="auto"/>
        <w:right w:val="none" w:sz="0" w:space="0" w:color="auto"/>
      </w:divBdr>
    </w:div>
    <w:div w:id="2016957684">
      <w:bodyDiv w:val="1"/>
      <w:marLeft w:val="0"/>
      <w:marRight w:val="0"/>
      <w:marTop w:val="0"/>
      <w:marBottom w:val="0"/>
      <w:divBdr>
        <w:top w:val="none" w:sz="0" w:space="0" w:color="auto"/>
        <w:left w:val="none" w:sz="0" w:space="0" w:color="auto"/>
        <w:bottom w:val="none" w:sz="0" w:space="0" w:color="auto"/>
        <w:right w:val="none" w:sz="0" w:space="0" w:color="auto"/>
      </w:divBdr>
    </w:div>
    <w:div w:id="2020884703">
      <w:bodyDiv w:val="1"/>
      <w:marLeft w:val="0"/>
      <w:marRight w:val="0"/>
      <w:marTop w:val="0"/>
      <w:marBottom w:val="0"/>
      <w:divBdr>
        <w:top w:val="none" w:sz="0" w:space="0" w:color="auto"/>
        <w:left w:val="none" w:sz="0" w:space="0" w:color="auto"/>
        <w:bottom w:val="none" w:sz="0" w:space="0" w:color="auto"/>
        <w:right w:val="none" w:sz="0" w:space="0" w:color="auto"/>
      </w:divBdr>
    </w:div>
    <w:div w:id="2021195825">
      <w:bodyDiv w:val="1"/>
      <w:marLeft w:val="0"/>
      <w:marRight w:val="0"/>
      <w:marTop w:val="0"/>
      <w:marBottom w:val="0"/>
      <w:divBdr>
        <w:top w:val="none" w:sz="0" w:space="0" w:color="auto"/>
        <w:left w:val="none" w:sz="0" w:space="0" w:color="auto"/>
        <w:bottom w:val="none" w:sz="0" w:space="0" w:color="auto"/>
        <w:right w:val="none" w:sz="0" w:space="0" w:color="auto"/>
      </w:divBdr>
    </w:div>
    <w:div w:id="2023241255">
      <w:bodyDiv w:val="1"/>
      <w:marLeft w:val="0"/>
      <w:marRight w:val="0"/>
      <w:marTop w:val="0"/>
      <w:marBottom w:val="0"/>
      <w:divBdr>
        <w:top w:val="none" w:sz="0" w:space="0" w:color="auto"/>
        <w:left w:val="none" w:sz="0" w:space="0" w:color="auto"/>
        <w:bottom w:val="none" w:sz="0" w:space="0" w:color="auto"/>
        <w:right w:val="none" w:sz="0" w:space="0" w:color="auto"/>
      </w:divBdr>
    </w:div>
    <w:div w:id="2027291088">
      <w:bodyDiv w:val="1"/>
      <w:marLeft w:val="0"/>
      <w:marRight w:val="0"/>
      <w:marTop w:val="0"/>
      <w:marBottom w:val="0"/>
      <w:divBdr>
        <w:top w:val="none" w:sz="0" w:space="0" w:color="auto"/>
        <w:left w:val="none" w:sz="0" w:space="0" w:color="auto"/>
        <w:bottom w:val="none" w:sz="0" w:space="0" w:color="auto"/>
        <w:right w:val="none" w:sz="0" w:space="0" w:color="auto"/>
      </w:divBdr>
    </w:div>
    <w:div w:id="2031758958">
      <w:bodyDiv w:val="1"/>
      <w:marLeft w:val="0"/>
      <w:marRight w:val="0"/>
      <w:marTop w:val="0"/>
      <w:marBottom w:val="0"/>
      <w:divBdr>
        <w:top w:val="none" w:sz="0" w:space="0" w:color="auto"/>
        <w:left w:val="none" w:sz="0" w:space="0" w:color="auto"/>
        <w:bottom w:val="none" w:sz="0" w:space="0" w:color="auto"/>
        <w:right w:val="none" w:sz="0" w:space="0" w:color="auto"/>
      </w:divBdr>
    </w:div>
    <w:div w:id="2033335206">
      <w:bodyDiv w:val="1"/>
      <w:marLeft w:val="0"/>
      <w:marRight w:val="0"/>
      <w:marTop w:val="0"/>
      <w:marBottom w:val="0"/>
      <w:divBdr>
        <w:top w:val="none" w:sz="0" w:space="0" w:color="auto"/>
        <w:left w:val="none" w:sz="0" w:space="0" w:color="auto"/>
        <w:bottom w:val="none" w:sz="0" w:space="0" w:color="auto"/>
        <w:right w:val="none" w:sz="0" w:space="0" w:color="auto"/>
      </w:divBdr>
    </w:div>
    <w:div w:id="2034528443">
      <w:bodyDiv w:val="1"/>
      <w:marLeft w:val="0"/>
      <w:marRight w:val="0"/>
      <w:marTop w:val="0"/>
      <w:marBottom w:val="0"/>
      <w:divBdr>
        <w:top w:val="none" w:sz="0" w:space="0" w:color="auto"/>
        <w:left w:val="none" w:sz="0" w:space="0" w:color="auto"/>
        <w:bottom w:val="none" w:sz="0" w:space="0" w:color="auto"/>
        <w:right w:val="none" w:sz="0" w:space="0" w:color="auto"/>
      </w:divBdr>
    </w:div>
    <w:div w:id="2036728431">
      <w:bodyDiv w:val="1"/>
      <w:marLeft w:val="0"/>
      <w:marRight w:val="0"/>
      <w:marTop w:val="0"/>
      <w:marBottom w:val="0"/>
      <w:divBdr>
        <w:top w:val="none" w:sz="0" w:space="0" w:color="auto"/>
        <w:left w:val="none" w:sz="0" w:space="0" w:color="auto"/>
        <w:bottom w:val="none" w:sz="0" w:space="0" w:color="auto"/>
        <w:right w:val="none" w:sz="0" w:space="0" w:color="auto"/>
      </w:divBdr>
    </w:div>
    <w:div w:id="2037344935">
      <w:bodyDiv w:val="1"/>
      <w:marLeft w:val="0"/>
      <w:marRight w:val="0"/>
      <w:marTop w:val="0"/>
      <w:marBottom w:val="0"/>
      <w:divBdr>
        <w:top w:val="none" w:sz="0" w:space="0" w:color="auto"/>
        <w:left w:val="none" w:sz="0" w:space="0" w:color="auto"/>
        <w:bottom w:val="none" w:sz="0" w:space="0" w:color="auto"/>
        <w:right w:val="none" w:sz="0" w:space="0" w:color="auto"/>
      </w:divBdr>
    </w:div>
    <w:div w:id="2040542482">
      <w:bodyDiv w:val="1"/>
      <w:marLeft w:val="0"/>
      <w:marRight w:val="0"/>
      <w:marTop w:val="0"/>
      <w:marBottom w:val="0"/>
      <w:divBdr>
        <w:top w:val="none" w:sz="0" w:space="0" w:color="auto"/>
        <w:left w:val="none" w:sz="0" w:space="0" w:color="auto"/>
        <w:bottom w:val="none" w:sz="0" w:space="0" w:color="auto"/>
        <w:right w:val="none" w:sz="0" w:space="0" w:color="auto"/>
      </w:divBdr>
    </w:div>
    <w:div w:id="2043284732">
      <w:bodyDiv w:val="1"/>
      <w:marLeft w:val="0"/>
      <w:marRight w:val="0"/>
      <w:marTop w:val="0"/>
      <w:marBottom w:val="0"/>
      <w:divBdr>
        <w:top w:val="none" w:sz="0" w:space="0" w:color="auto"/>
        <w:left w:val="none" w:sz="0" w:space="0" w:color="auto"/>
        <w:bottom w:val="none" w:sz="0" w:space="0" w:color="auto"/>
        <w:right w:val="none" w:sz="0" w:space="0" w:color="auto"/>
      </w:divBdr>
    </w:div>
    <w:div w:id="2044163535">
      <w:bodyDiv w:val="1"/>
      <w:marLeft w:val="0"/>
      <w:marRight w:val="0"/>
      <w:marTop w:val="0"/>
      <w:marBottom w:val="0"/>
      <w:divBdr>
        <w:top w:val="none" w:sz="0" w:space="0" w:color="auto"/>
        <w:left w:val="none" w:sz="0" w:space="0" w:color="auto"/>
        <w:bottom w:val="none" w:sz="0" w:space="0" w:color="auto"/>
        <w:right w:val="none" w:sz="0" w:space="0" w:color="auto"/>
      </w:divBdr>
    </w:div>
    <w:div w:id="2046099615">
      <w:bodyDiv w:val="1"/>
      <w:marLeft w:val="0"/>
      <w:marRight w:val="0"/>
      <w:marTop w:val="0"/>
      <w:marBottom w:val="0"/>
      <w:divBdr>
        <w:top w:val="none" w:sz="0" w:space="0" w:color="auto"/>
        <w:left w:val="none" w:sz="0" w:space="0" w:color="auto"/>
        <w:bottom w:val="none" w:sz="0" w:space="0" w:color="auto"/>
        <w:right w:val="none" w:sz="0" w:space="0" w:color="auto"/>
      </w:divBdr>
    </w:div>
    <w:div w:id="2046832920">
      <w:bodyDiv w:val="1"/>
      <w:marLeft w:val="0"/>
      <w:marRight w:val="0"/>
      <w:marTop w:val="0"/>
      <w:marBottom w:val="0"/>
      <w:divBdr>
        <w:top w:val="none" w:sz="0" w:space="0" w:color="auto"/>
        <w:left w:val="none" w:sz="0" w:space="0" w:color="auto"/>
        <w:bottom w:val="none" w:sz="0" w:space="0" w:color="auto"/>
        <w:right w:val="none" w:sz="0" w:space="0" w:color="auto"/>
      </w:divBdr>
    </w:div>
    <w:div w:id="2048986877">
      <w:bodyDiv w:val="1"/>
      <w:marLeft w:val="0"/>
      <w:marRight w:val="0"/>
      <w:marTop w:val="0"/>
      <w:marBottom w:val="0"/>
      <w:divBdr>
        <w:top w:val="none" w:sz="0" w:space="0" w:color="auto"/>
        <w:left w:val="none" w:sz="0" w:space="0" w:color="auto"/>
        <w:bottom w:val="none" w:sz="0" w:space="0" w:color="auto"/>
        <w:right w:val="none" w:sz="0" w:space="0" w:color="auto"/>
      </w:divBdr>
    </w:div>
    <w:div w:id="2054302939">
      <w:bodyDiv w:val="1"/>
      <w:marLeft w:val="0"/>
      <w:marRight w:val="0"/>
      <w:marTop w:val="0"/>
      <w:marBottom w:val="0"/>
      <w:divBdr>
        <w:top w:val="none" w:sz="0" w:space="0" w:color="auto"/>
        <w:left w:val="none" w:sz="0" w:space="0" w:color="auto"/>
        <w:bottom w:val="none" w:sz="0" w:space="0" w:color="auto"/>
        <w:right w:val="none" w:sz="0" w:space="0" w:color="auto"/>
      </w:divBdr>
    </w:div>
    <w:div w:id="2058429369">
      <w:bodyDiv w:val="1"/>
      <w:marLeft w:val="0"/>
      <w:marRight w:val="0"/>
      <w:marTop w:val="0"/>
      <w:marBottom w:val="0"/>
      <w:divBdr>
        <w:top w:val="none" w:sz="0" w:space="0" w:color="auto"/>
        <w:left w:val="none" w:sz="0" w:space="0" w:color="auto"/>
        <w:bottom w:val="none" w:sz="0" w:space="0" w:color="auto"/>
        <w:right w:val="none" w:sz="0" w:space="0" w:color="auto"/>
      </w:divBdr>
    </w:div>
    <w:div w:id="2064284133">
      <w:bodyDiv w:val="1"/>
      <w:marLeft w:val="0"/>
      <w:marRight w:val="0"/>
      <w:marTop w:val="0"/>
      <w:marBottom w:val="0"/>
      <w:divBdr>
        <w:top w:val="none" w:sz="0" w:space="0" w:color="auto"/>
        <w:left w:val="none" w:sz="0" w:space="0" w:color="auto"/>
        <w:bottom w:val="none" w:sz="0" w:space="0" w:color="auto"/>
        <w:right w:val="none" w:sz="0" w:space="0" w:color="auto"/>
      </w:divBdr>
    </w:div>
    <w:div w:id="2064450695">
      <w:bodyDiv w:val="1"/>
      <w:marLeft w:val="0"/>
      <w:marRight w:val="0"/>
      <w:marTop w:val="0"/>
      <w:marBottom w:val="0"/>
      <w:divBdr>
        <w:top w:val="none" w:sz="0" w:space="0" w:color="auto"/>
        <w:left w:val="none" w:sz="0" w:space="0" w:color="auto"/>
        <w:bottom w:val="none" w:sz="0" w:space="0" w:color="auto"/>
        <w:right w:val="none" w:sz="0" w:space="0" w:color="auto"/>
      </w:divBdr>
    </w:div>
    <w:div w:id="2065910087">
      <w:bodyDiv w:val="1"/>
      <w:marLeft w:val="0"/>
      <w:marRight w:val="0"/>
      <w:marTop w:val="0"/>
      <w:marBottom w:val="0"/>
      <w:divBdr>
        <w:top w:val="none" w:sz="0" w:space="0" w:color="auto"/>
        <w:left w:val="none" w:sz="0" w:space="0" w:color="auto"/>
        <w:bottom w:val="none" w:sz="0" w:space="0" w:color="auto"/>
        <w:right w:val="none" w:sz="0" w:space="0" w:color="auto"/>
      </w:divBdr>
    </w:div>
    <w:div w:id="2066442851">
      <w:bodyDiv w:val="1"/>
      <w:marLeft w:val="0"/>
      <w:marRight w:val="0"/>
      <w:marTop w:val="0"/>
      <w:marBottom w:val="0"/>
      <w:divBdr>
        <w:top w:val="none" w:sz="0" w:space="0" w:color="auto"/>
        <w:left w:val="none" w:sz="0" w:space="0" w:color="auto"/>
        <w:bottom w:val="none" w:sz="0" w:space="0" w:color="auto"/>
        <w:right w:val="none" w:sz="0" w:space="0" w:color="auto"/>
      </w:divBdr>
    </w:div>
    <w:div w:id="2074769456">
      <w:bodyDiv w:val="1"/>
      <w:marLeft w:val="0"/>
      <w:marRight w:val="0"/>
      <w:marTop w:val="0"/>
      <w:marBottom w:val="0"/>
      <w:divBdr>
        <w:top w:val="none" w:sz="0" w:space="0" w:color="auto"/>
        <w:left w:val="none" w:sz="0" w:space="0" w:color="auto"/>
        <w:bottom w:val="none" w:sz="0" w:space="0" w:color="auto"/>
        <w:right w:val="none" w:sz="0" w:space="0" w:color="auto"/>
      </w:divBdr>
    </w:div>
    <w:div w:id="2076202769">
      <w:bodyDiv w:val="1"/>
      <w:marLeft w:val="0"/>
      <w:marRight w:val="0"/>
      <w:marTop w:val="0"/>
      <w:marBottom w:val="0"/>
      <w:divBdr>
        <w:top w:val="none" w:sz="0" w:space="0" w:color="auto"/>
        <w:left w:val="none" w:sz="0" w:space="0" w:color="auto"/>
        <w:bottom w:val="none" w:sz="0" w:space="0" w:color="auto"/>
        <w:right w:val="none" w:sz="0" w:space="0" w:color="auto"/>
      </w:divBdr>
    </w:div>
    <w:div w:id="2076853127">
      <w:bodyDiv w:val="1"/>
      <w:marLeft w:val="0"/>
      <w:marRight w:val="0"/>
      <w:marTop w:val="0"/>
      <w:marBottom w:val="0"/>
      <w:divBdr>
        <w:top w:val="none" w:sz="0" w:space="0" w:color="auto"/>
        <w:left w:val="none" w:sz="0" w:space="0" w:color="auto"/>
        <w:bottom w:val="none" w:sz="0" w:space="0" w:color="auto"/>
        <w:right w:val="none" w:sz="0" w:space="0" w:color="auto"/>
      </w:divBdr>
    </w:div>
    <w:div w:id="2077700452">
      <w:bodyDiv w:val="1"/>
      <w:marLeft w:val="0"/>
      <w:marRight w:val="0"/>
      <w:marTop w:val="0"/>
      <w:marBottom w:val="0"/>
      <w:divBdr>
        <w:top w:val="none" w:sz="0" w:space="0" w:color="auto"/>
        <w:left w:val="none" w:sz="0" w:space="0" w:color="auto"/>
        <w:bottom w:val="none" w:sz="0" w:space="0" w:color="auto"/>
        <w:right w:val="none" w:sz="0" w:space="0" w:color="auto"/>
      </w:divBdr>
    </w:div>
    <w:div w:id="2082169639">
      <w:bodyDiv w:val="1"/>
      <w:marLeft w:val="0"/>
      <w:marRight w:val="0"/>
      <w:marTop w:val="0"/>
      <w:marBottom w:val="0"/>
      <w:divBdr>
        <w:top w:val="none" w:sz="0" w:space="0" w:color="auto"/>
        <w:left w:val="none" w:sz="0" w:space="0" w:color="auto"/>
        <w:bottom w:val="none" w:sz="0" w:space="0" w:color="auto"/>
        <w:right w:val="none" w:sz="0" w:space="0" w:color="auto"/>
      </w:divBdr>
    </w:div>
    <w:div w:id="2082288837">
      <w:bodyDiv w:val="1"/>
      <w:marLeft w:val="0"/>
      <w:marRight w:val="0"/>
      <w:marTop w:val="0"/>
      <w:marBottom w:val="0"/>
      <w:divBdr>
        <w:top w:val="none" w:sz="0" w:space="0" w:color="auto"/>
        <w:left w:val="none" w:sz="0" w:space="0" w:color="auto"/>
        <w:bottom w:val="none" w:sz="0" w:space="0" w:color="auto"/>
        <w:right w:val="none" w:sz="0" w:space="0" w:color="auto"/>
      </w:divBdr>
    </w:div>
    <w:div w:id="2085445433">
      <w:bodyDiv w:val="1"/>
      <w:marLeft w:val="0"/>
      <w:marRight w:val="0"/>
      <w:marTop w:val="0"/>
      <w:marBottom w:val="0"/>
      <w:divBdr>
        <w:top w:val="none" w:sz="0" w:space="0" w:color="auto"/>
        <w:left w:val="none" w:sz="0" w:space="0" w:color="auto"/>
        <w:bottom w:val="none" w:sz="0" w:space="0" w:color="auto"/>
        <w:right w:val="none" w:sz="0" w:space="0" w:color="auto"/>
      </w:divBdr>
    </w:div>
    <w:div w:id="2087805186">
      <w:bodyDiv w:val="1"/>
      <w:marLeft w:val="0"/>
      <w:marRight w:val="0"/>
      <w:marTop w:val="0"/>
      <w:marBottom w:val="0"/>
      <w:divBdr>
        <w:top w:val="none" w:sz="0" w:space="0" w:color="auto"/>
        <w:left w:val="none" w:sz="0" w:space="0" w:color="auto"/>
        <w:bottom w:val="none" w:sz="0" w:space="0" w:color="auto"/>
        <w:right w:val="none" w:sz="0" w:space="0" w:color="auto"/>
      </w:divBdr>
    </w:div>
    <w:div w:id="2088260931">
      <w:bodyDiv w:val="1"/>
      <w:marLeft w:val="0"/>
      <w:marRight w:val="0"/>
      <w:marTop w:val="0"/>
      <w:marBottom w:val="0"/>
      <w:divBdr>
        <w:top w:val="none" w:sz="0" w:space="0" w:color="auto"/>
        <w:left w:val="none" w:sz="0" w:space="0" w:color="auto"/>
        <w:bottom w:val="none" w:sz="0" w:space="0" w:color="auto"/>
        <w:right w:val="none" w:sz="0" w:space="0" w:color="auto"/>
      </w:divBdr>
    </w:div>
    <w:div w:id="2088652035">
      <w:bodyDiv w:val="1"/>
      <w:marLeft w:val="0"/>
      <w:marRight w:val="0"/>
      <w:marTop w:val="0"/>
      <w:marBottom w:val="0"/>
      <w:divBdr>
        <w:top w:val="none" w:sz="0" w:space="0" w:color="auto"/>
        <w:left w:val="none" w:sz="0" w:space="0" w:color="auto"/>
        <w:bottom w:val="none" w:sz="0" w:space="0" w:color="auto"/>
        <w:right w:val="none" w:sz="0" w:space="0" w:color="auto"/>
      </w:divBdr>
    </w:div>
    <w:div w:id="2101024276">
      <w:bodyDiv w:val="1"/>
      <w:marLeft w:val="0"/>
      <w:marRight w:val="0"/>
      <w:marTop w:val="0"/>
      <w:marBottom w:val="0"/>
      <w:divBdr>
        <w:top w:val="none" w:sz="0" w:space="0" w:color="auto"/>
        <w:left w:val="none" w:sz="0" w:space="0" w:color="auto"/>
        <w:bottom w:val="none" w:sz="0" w:space="0" w:color="auto"/>
        <w:right w:val="none" w:sz="0" w:space="0" w:color="auto"/>
      </w:divBdr>
    </w:div>
    <w:div w:id="2104185259">
      <w:bodyDiv w:val="1"/>
      <w:marLeft w:val="0"/>
      <w:marRight w:val="0"/>
      <w:marTop w:val="0"/>
      <w:marBottom w:val="0"/>
      <w:divBdr>
        <w:top w:val="none" w:sz="0" w:space="0" w:color="auto"/>
        <w:left w:val="none" w:sz="0" w:space="0" w:color="auto"/>
        <w:bottom w:val="none" w:sz="0" w:space="0" w:color="auto"/>
        <w:right w:val="none" w:sz="0" w:space="0" w:color="auto"/>
      </w:divBdr>
    </w:div>
    <w:div w:id="2104764578">
      <w:bodyDiv w:val="1"/>
      <w:marLeft w:val="0"/>
      <w:marRight w:val="0"/>
      <w:marTop w:val="0"/>
      <w:marBottom w:val="0"/>
      <w:divBdr>
        <w:top w:val="none" w:sz="0" w:space="0" w:color="auto"/>
        <w:left w:val="none" w:sz="0" w:space="0" w:color="auto"/>
        <w:bottom w:val="none" w:sz="0" w:space="0" w:color="auto"/>
        <w:right w:val="none" w:sz="0" w:space="0" w:color="auto"/>
      </w:divBdr>
    </w:div>
    <w:div w:id="2106798420">
      <w:bodyDiv w:val="1"/>
      <w:marLeft w:val="0"/>
      <w:marRight w:val="0"/>
      <w:marTop w:val="0"/>
      <w:marBottom w:val="0"/>
      <w:divBdr>
        <w:top w:val="none" w:sz="0" w:space="0" w:color="auto"/>
        <w:left w:val="none" w:sz="0" w:space="0" w:color="auto"/>
        <w:bottom w:val="none" w:sz="0" w:space="0" w:color="auto"/>
        <w:right w:val="none" w:sz="0" w:space="0" w:color="auto"/>
      </w:divBdr>
    </w:div>
    <w:div w:id="2114858684">
      <w:bodyDiv w:val="1"/>
      <w:marLeft w:val="0"/>
      <w:marRight w:val="0"/>
      <w:marTop w:val="0"/>
      <w:marBottom w:val="0"/>
      <w:divBdr>
        <w:top w:val="none" w:sz="0" w:space="0" w:color="auto"/>
        <w:left w:val="none" w:sz="0" w:space="0" w:color="auto"/>
        <w:bottom w:val="none" w:sz="0" w:space="0" w:color="auto"/>
        <w:right w:val="none" w:sz="0" w:space="0" w:color="auto"/>
      </w:divBdr>
    </w:div>
    <w:div w:id="2114864651">
      <w:bodyDiv w:val="1"/>
      <w:marLeft w:val="0"/>
      <w:marRight w:val="0"/>
      <w:marTop w:val="0"/>
      <w:marBottom w:val="0"/>
      <w:divBdr>
        <w:top w:val="none" w:sz="0" w:space="0" w:color="auto"/>
        <w:left w:val="none" w:sz="0" w:space="0" w:color="auto"/>
        <w:bottom w:val="none" w:sz="0" w:space="0" w:color="auto"/>
        <w:right w:val="none" w:sz="0" w:space="0" w:color="auto"/>
      </w:divBdr>
    </w:div>
    <w:div w:id="2115897937">
      <w:bodyDiv w:val="1"/>
      <w:marLeft w:val="0"/>
      <w:marRight w:val="0"/>
      <w:marTop w:val="0"/>
      <w:marBottom w:val="0"/>
      <w:divBdr>
        <w:top w:val="none" w:sz="0" w:space="0" w:color="auto"/>
        <w:left w:val="none" w:sz="0" w:space="0" w:color="auto"/>
        <w:bottom w:val="none" w:sz="0" w:space="0" w:color="auto"/>
        <w:right w:val="none" w:sz="0" w:space="0" w:color="auto"/>
      </w:divBdr>
    </w:div>
    <w:div w:id="2130320186">
      <w:bodyDiv w:val="1"/>
      <w:marLeft w:val="0"/>
      <w:marRight w:val="0"/>
      <w:marTop w:val="0"/>
      <w:marBottom w:val="0"/>
      <w:divBdr>
        <w:top w:val="none" w:sz="0" w:space="0" w:color="auto"/>
        <w:left w:val="none" w:sz="0" w:space="0" w:color="auto"/>
        <w:bottom w:val="none" w:sz="0" w:space="0" w:color="auto"/>
        <w:right w:val="none" w:sz="0" w:space="0" w:color="auto"/>
      </w:divBdr>
    </w:div>
    <w:div w:id="2135521632">
      <w:bodyDiv w:val="1"/>
      <w:marLeft w:val="0"/>
      <w:marRight w:val="0"/>
      <w:marTop w:val="0"/>
      <w:marBottom w:val="0"/>
      <w:divBdr>
        <w:top w:val="none" w:sz="0" w:space="0" w:color="auto"/>
        <w:left w:val="none" w:sz="0" w:space="0" w:color="auto"/>
        <w:bottom w:val="none" w:sz="0" w:space="0" w:color="auto"/>
        <w:right w:val="none" w:sz="0" w:space="0" w:color="auto"/>
      </w:divBdr>
    </w:div>
    <w:div w:id="2143502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Jon20</b:Tag>
    <b:SourceType>ConferenceProceedings</b:SourceType>
    <b:Guid>{B87EA77E-EF7B-465A-97FB-312EAD098484}</b:Guid>
    <b:Title>Denoising Diffusion Probabilistic Models</b:Title>
    <b:Year>2020</b:Year>
    <b:Author>
      <b:Author>
        <b:NameList>
          <b:Person>
            <b:Last>Ho</b:Last>
            <b:First>Jonathan</b:First>
          </b:Person>
          <b:Person>
            <b:Last>Jain</b:Last>
            <b:First>Ajay</b:First>
            <b:Middle>N.</b:Middle>
          </b:Person>
          <b:Person>
            <b:Last>Abbeel</b:Last>
            <b:First>Pieter</b:First>
          </b:Person>
        </b:NameList>
      </b:Author>
    </b:Author>
    <b:ConferenceName>NeurIPS</b:ConferenceName>
    <b:RefOrder>2</b:RefOrder>
  </b:Source>
  <b:Source>
    <b:Tag>Nat23</b:Tag>
    <b:SourceType>ConferenceProceedings</b:SourceType>
    <b:Guid>{63D0E979-1FB4-4CAF-AC5A-4EEE2BB29519}</b:Guid>
    <b:Author>
      <b:Author>
        <b:NameList>
          <b:Person>
            <b:Last>Ruiz</b:Last>
            <b:First>Nataniel</b:First>
          </b:Person>
          <b:Person>
            <b:Last>Li</b:Last>
            <b:First>Yuanzhen</b:First>
          </b:Person>
          <b:Person>
            <b:Last>Jampani</b:Last>
            <b:First>Varun</b:First>
          </b:Person>
          <b:Person>
            <b:Last>Pritch</b:Last>
            <b:First>Yael</b:First>
          </b:Person>
          <b:Person>
            <b:Last>Rubinstein</b:Last>
            <b:First>Michael</b:First>
          </b:Person>
          <b:Person>
            <b:Last>Aberman</b:Last>
            <b:First>Kfir</b:First>
          </b:Person>
        </b:NameList>
      </b:Author>
    </b:Author>
    <b:Title>DreamBooth: Fine Tuning Text-to-Image Diffusion Models for Subject-Driven Generation</b:Title>
    <b:Year>2023</b:Year>
    <b:ConferenceName>Proceedings of the IEEE/CVF Conference on Computer Vision and Pattern Recognition (CVPR)</b:ConferenceName>
    <b:RefOrder>4</b:RefOrder>
  </b:Source>
  <b:Source>
    <b:Tag>Ian15</b:Tag>
    <b:SourceType>ConferenceProceedings</b:SourceType>
    <b:Guid>{BC353FDD-0E63-441C-B2B7-2A9F0468C2E1}</b:Guid>
    <b:Author>
      <b:Author>
        <b:NameList>
          <b:Person>
            <b:Last>Goodfellow</b:Last>
            <b:First>Ian</b:First>
            <b:Middle>J.</b:Middle>
          </b:Person>
          <b:Person>
            <b:Last>Shlens</b:Last>
            <b:First>Jonathon</b:First>
          </b:Person>
          <b:Person>
            <b:Last>Szegedy</b:Last>
            <b:First>Christian</b:First>
          </b:Person>
        </b:NameList>
      </b:Author>
    </b:Author>
    <b:Title>Explaining and Harnessing Adversarial Examples</b:Title>
    <b:Year>2015</b:Year>
    <b:ConferenceName>International Conference on Learning Representations (ICLR)</b:ConferenceName>
    <b:RefOrder>6</b:RefOrder>
  </b:Source>
  <b:Source>
    <b:Tag>Rob221</b:Tag>
    <b:SourceType>ConferenceProceedings</b:SourceType>
    <b:Guid>{520C9075-E58A-464B-9302-B101DEC09E73}</b:Guid>
    <b:Author>
      <b:Author>
        <b:NameList>
          <b:Person>
            <b:Last>Rombach</b:Last>
            <b:First>Robin</b:First>
          </b:Person>
          <b:Person>
            <b:Last>Blattmann</b:Last>
            <b:First>Andreas</b:First>
          </b:Person>
          <b:Person>
            <b:Last>Lorenz</b:Last>
            <b:First>Dominik</b:First>
          </b:Person>
          <b:Person>
            <b:Last>Esser</b:Last>
            <b:First>Patrick</b:First>
          </b:Person>
          <b:Person>
            <b:Last>Ommer</b:Last>
            <b:First>Björn</b:First>
          </b:Person>
        </b:NameList>
      </b:Author>
    </b:Author>
    <b:Title>High-Resolution Image Synthesis with Latent Diffusion Models</b:Title>
    <b:Year>2022</b:Year>
    <b:ConferenceName>Proceedings of the IEEE/CVF Conference on Computer Vision and Pattern Recognition (CVPR)</b:ConferenceName>
    <b:City>New Orleans</b:City>
    <b:RefOrder>1</b:RefOrder>
  </b:Source>
  <b:Source>
    <b:Tag>Tha23</b:Tag>
    <b:SourceType>ConferenceProceedings</b:SourceType>
    <b:Guid>{EFF18246-73E9-8F43-9EB4-7234132A8A6C}</b:Guid>
    <b:Author>
      <b:Author>
        <b:NameList>
          <b:Person>
            <b:Last>Van Le</b:Last>
            <b:First>Thanh</b:First>
          </b:Person>
          <b:Person>
            <b:Last>Phung</b:Last>
            <b:First>Hao</b:First>
          </b:Person>
          <b:Person>
            <b:Last>Nguyen</b:Last>
            <b:First>Thuan</b:First>
            <b:Middle>Hoang</b:Middle>
          </b:Person>
          <b:Person>
            <b:Last>Dao</b:Last>
            <b:First>Quan</b:First>
          </b:Person>
          <b:Person>
            <b:Last>Tran</b:Last>
            <b:First>Ngoc</b:First>
            <b:Middle>N.</b:Middle>
          </b:Person>
          <b:Person>
            <b:Last>Tran</b:Last>
            <b:First>Anh</b:First>
          </b:Person>
        </b:NameList>
      </b:Author>
    </b:Author>
    <b:Title>Anti-DreamBooth: Protecting Users from Personalized Text-to-image Synthesis</b:Title>
    <b:Year>2023</b:Year>
    <b:ConferenceName>Proceedings of the IEEE/CVF International Conference on Computer Vision (ICCV)</b:ConferenceName>
    <b:City>Paris</b:City>
    <b:Pages>2116-2127</b:Pages>
    <b:RefOrder>5</b:RefOrder>
  </b:Source>
  <b:Source>
    <b:Tag>Yix24</b:Tag>
    <b:SourceType>ConferenceProceedings</b:SourceType>
    <b:Guid>{7FEFD25A-86E0-894D-B337-75655FF554CF}</b:Guid>
    <b:Author>
      <b:Author>
        <b:NameList>
          <b:Person>
            <b:Last>Liu</b:Last>
            <b:First>Yixin</b:First>
          </b:Person>
          <b:Person>
            <b:Last>Fan</b:Last>
            <b:First>Chenrui</b:First>
          </b:Person>
          <b:Person>
            <b:Last>Dai</b:Last>
            <b:First>Yutong</b:First>
          </b:Person>
          <b:Person>
            <b:Last>Chen</b:Last>
            <b:First>Xun</b:First>
          </b:Person>
          <b:Person>
            <b:Last>Zhou</b:Last>
            <b:First>Pan</b:First>
          </b:Person>
          <b:Person>
            <b:Last>Sun</b:Last>
            <b:First>Lichao</b:First>
          </b:Person>
        </b:NameList>
      </b:Author>
    </b:Author>
    <b:Title>MetaCloak: Preventing Unauthorized Subject-driven Text-to-image Diffusion-based Synthesis via Meta-learning</b:Title>
    <b:Year>2024</b:Year>
    <b:ConferenceName>Proceedings of the IEEE/CVF Conference on Computer Vision and Pattern Recognition (CVPR)</b:ConferenceName>
    <b:City>Seattle</b:City>
    <b:Pages>24219-24228</b:Pages>
    <b:RefOrder>7</b:RefOrder>
  </b:Source>
  <b:Source>
    <b:Tag>Zha24</b:Tag>
    <b:SourceType>ConferenceProceedings</b:SourceType>
    <b:Guid>{8C9EC51E-A877-E64F-BC61-5556FA58DFAC}</b:Guid>
    <b:Author>
      <b:Author>
        <b:NameList>
          <b:Person>
            <b:Last>Zhao</b:Last>
            <b:First>Zhengyue</b:First>
          </b:Person>
          <b:Person>
            <b:Last>Duan</b:Last>
            <b:First>Jinhao</b:First>
          </b:Person>
          <b:Person>
            <b:Last>Xu</b:Last>
            <b:First>Kaidi</b:First>
          </b:Person>
          <b:Person>
            <b:Last>Wang</b:Last>
            <b:First>Chenan</b:First>
          </b:Person>
          <b:Person>
            <b:Last>Zhang</b:Last>
            <b:First>Rui</b:First>
          </b:Person>
          <b:Person>
            <b:Last>Du</b:Last>
            <b:First>Zidong</b:First>
          </b:Person>
          <b:Person>
            <b:Last>Guo</b:Last>
            <b:First>Qi</b:First>
          </b:Person>
          <b:Person>
            <b:Last>Hu</b:Last>
            <b:First>Xing</b:First>
          </b:Person>
        </b:NameList>
      </b:Author>
    </b:Author>
    <b:Title>Can Protective Perturbation Safeguard Personal Data from Being Exploited by Stable Diffusion?</b:Title>
    <b:ConferenceName>Proceedings of the IEEE/CVF Conference on Computer Vision and Pattern Recognition (CVPR)</b:ConferenceName>
    <b:Year>2024</b:Year>
    <b:Pages>24398-24407</b:Pages>
    <b:RefOrder>10</b:RefOrder>
  </b:Source>
  <b:Source>
    <b:Tag>Yan25</b:Tag>
    <b:SourceType>ConferenceProceedings</b:SourceType>
    <b:Guid>{8E0548B9-9247-D444-AA98-5E586F917E3C}</b:Guid>
    <b:Author>
      <b:Author>
        <b:NameList>
          <b:Person>
            <b:Last>Yang</b:Last>
            <b:First>Wenkui</b:First>
          </b:Person>
          <b:Person>
            <b:Last>Cao</b:Last>
            <b:First>Jie</b:First>
          </b:Person>
          <b:Person>
            <b:Last>Duan</b:Last>
            <b:First>Junxian</b:First>
          </b:Person>
          <b:Person>
            <b:Last>He</b:Last>
            <b:First>Ran</b:First>
          </b:Person>
        </b:NameList>
      </b:Author>
    </b:Author>
    <b:Title>Towards Robust Defense against Customization via Protective Perturbation Resistant to Diffusion-based Purification</b:Title>
    <b:ConferenceName>Proceedings of the IEEE/CVF International Conference on Computer Vision (ICCV)</b:ConferenceName>
    <b:Year>2025</b:Year>
    <b:Pages>19290-19300</b:Pages>
    <b:RefOrder>11</b:RefOrder>
  </b:Source>
  <b:Source>
    <b:Tag>Rei24</b:Tag>
    <b:SourceType>ConferenceProceedings</b:SourceType>
    <b:Guid>{4CE693DB-2F57-1B49-BBB0-BDD2FB45120E}</b:Guid>
    <b:Author>
      <b:Author>
        <b:NameList>
          <b:Person>
            <b:Last>Reich</b:Last>
            <b:First>Christoph</b:First>
          </b:Person>
          <b:Person>
            <b:Last>Debnath</b:Last>
            <b:First>Biplob</b:First>
          </b:Person>
          <b:Person>
            <b:Last>Patel</b:Last>
            <b:First>Deep</b:First>
          </b:Person>
          <b:Person>
            <b:Last>Chakradhar</b:Last>
            <b:First>Srimat</b:First>
          </b:Person>
        </b:NameList>
      </b:Author>
    </b:Author>
    <b:Title>Differentiable JPEG: The Devil Is in the Details</b:Title>
    <b:ConferenceName>Proceedings of the IEEE/CVF Winter Conference on Applications of Computer Vision (WACV)</b:ConferenceName>
    <b:Year>2024</b:Year>
    <b:Pages>4126-4135</b:Pages>
    <b:RefOrder>8</b:RefOrder>
  </b:Source>
  <b:Source>
    <b:Tag>Sha23</b:Tag>
    <b:SourceType>ConferenceProceedings</b:SourceType>
    <b:Guid>{48BC21C4-8643-3B43-A1E8-B7DBB96519AB}</b:Guid>
    <b:Author>
      <b:Author>
        <b:NameList>
          <b:Person>
            <b:Last>Shan</b:Last>
            <b:First>Shawn</b:First>
          </b:Person>
          <b:Person>
            <b:Last>Cryan</b:Last>
            <b:First>Jenna</b:First>
          </b:Person>
          <b:Person>
            <b:Last>Wenger</b:Last>
            <b:First>Emily</b:First>
          </b:Person>
          <b:Person>
            <b:Last>Zheng</b:Last>
            <b:First>Haitao</b:First>
          </b:Person>
          <b:Person>
            <b:Last>Hanocka</b:Last>
            <b:First>Rana</b:First>
          </b:Person>
          <b:Person>
            <b:Last>Zhao</b:Last>
            <b:First>Ben</b:First>
            <b:Middle>Y.</b:Middle>
          </b:Person>
        </b:NameList>
      </b:Author>
    </b:Author>
    <b:Title>Glaze: Protecting Artists from Style Mimicry by Text-to-Image Models</b:Title>
    <b:ConferenceName>32nd USENIX Security Symposium (USENIX Security 23)</b:ConferenceName>
    <b:Year>2023</b:Year>
    <b:Pages>2187-2204</b:Pages>
    <b:RefOrder>9</b:RefOrder>
  </b:Source>
  <b:Source>
    <b:Tag>Nie22</b:Tag>
    <b:SourceType>ConferenceProceedings</b:SourceType>
    <b:Guid>{B2878007-709D-4FBF-B453-B9DC171336C1}</b:Guid>
    <b:Title>Diffusion Models for Adversarial Purification</b:Title>
    <b:Year>2022</b:Year>
    <b:ConferenceName>Proceedings of the 39th International Conference on Machine Learning</b:ConferenceName>
    <b:City>Baltimore</b:City>
    <b:Author>
      <b:Author>
        <b:NameList>
          <b:Person>
            <b:Last>Nie</b:Last>
            <b:First>Weili</b:First>
          </b:Person>
          <b:Person>
            <b:Last>Guo</b:Last>
            <b:First>Brandon</b:First>
          </b:Person>
          <b:Person>
            <b:Last>Huang</b:Last>
            <b:First>Yujia</b:First>
          </b:Person>
          <b:Person>
            <b:Last>Xiao</b:Last>
            <b:First>Chaowei</b:First>
          </b:Person>
          <b:Person>
            <b:Last>Vahdat</b:Last>
            <b:First>Arash</b:First>
          </b:Person>
          <b:Person>
            <b:Last>Anandkumar</b:Last>
            <b:First>Animashree</b:First>
          </b:Person>
        </b:NameList>
      </b:Author>
    </b:Author>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90AEC2DB6221FC459E1D94C88066CB78" ma:contentTypeVersion="5" ma:contentTypeDescription="Create a new document." ma:contentTypeScope="" ma:versionID="4f84d042fa38e9b3028f17b53adc3588">
  <xsd:schema xmlns:xsd="http://www.w3.org/2001/XMLSchema" xmlns:xs="http://www.w3.org/2001/XMLSchema" xmlns:p="http://schemas.microsoft.com/office/2006/metadata/properties" xmlns:ns3="64771d4d-dea4-4ec6-bbd8-92781ee5025c" targetNamespace="http://schemas.microsoft.com/office/2006/metadata/properties" ma:root="true" ma:fieldsID="bb0044e0a843efa7490c694239dc0bce" ns3:_="">
    <xsd:import namespace="64771d4d-dea4-4ec6-bbd8-92781ee5025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71d4d-dea4-4ec6-bbd8-92781ee50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1815BC-B0A2-4BC4-8252-138DF41AC004}">
  <ds:schemaRefs>
    <ds:schemaRef ds:uri="http://schemas.openxmlformats.org/officeDocument/2006/bibliography"/>
  </ds:schemaRefs>
</ds:datastoreItem>
</file>

<file path=customXml/itemProps2.xml><?xml version="1.0" encoding="utf-8"?>
<ds:datastoreItem xmlns:ds="http://schemas.openxmlformats.org/officeDocument/2006/customXml" ds:itemID="{2B5883AD-85F1-41B8-886F-3DAF257D42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71d4d-dea4-4ec6-bbd8-92781ee50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AE6C3D-C3EA-474E-A501-46FF4CAD68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D00D231-DFFD-4F29-8699-DF27BDDED0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47</Pages>
  <Words>11544</Words>
  <Characters>65807</Characters>
  <Application>Microsoft Office Word</Application>
  <DocSecurity>0</DocSecurity>
  <Lines>548</Lines>
  <Paragraphs>154</Paragraphs>
  <ScaleCrop>false</ScaleCrop>
  <Company/>
  <LinksUpToDate>false</LinksUpToDate>
  <CharactersWithSpaces>77197</CharactersWithSpaces>
  <SharedDoc>false</SharedDoc>
  <HLinks>
    <vt:vector size="450" baseType="variant">
      <vt:variant>
        <vt:i4>1376311</vt:i4>
      </vt:variant>
      <vt:variant>
        <vt:i4>446</vt:i4>
      </vt:variant>
      <vt:variant>
        <vt:i4>0</vt:i4>
      </vt:variant>
      <vt:variant>
        <vt:i4>5</vt:i4>
      </vt:variant>
      <vt:variant>
        <vt:lpwstr/>
      </vt:variant>
      <vt:variant>
        <vt:lpwstr>_Toc240633630</vt:lpwstr>
      </vt:variant>
      <vt:variant>
        <vt:i4>1310775</vt:i4>
      </vt:variant>
      <vt:variant>
        <vt:i4>440</vt:i4>
      </vt:variant>
      <vt:variant>
        <vt:i4>0</vt:i4>
      </vt:variant>
      <vt:variant>
        <vt:i4>5</vt:i4>
      </vt:variant>
      <vt:variant>
        <vt:lpwstr/>
      </vt:variant>
      <vt:variant>
        <vt:lpwstr>_Toc240633629</vt:lpwstr>
      </vt:variant>
      <vt:variant>
        <vt:i4>1310775</vt:i4>
      </vt:variant>
      <vt:variant>
        <vt:i4>434</vt:i4>
      </vt:variant>
      <vt:variant>
        <vt:i4>0</vt:i4>
      </vt:variant>
      <vt:variant>
        <vt:i4>5</vt:i4>
      </vt:variant>
      <vt:variant>
        <vt:lpwstr/>
      </vt:variant>
      <vt:variant>
        <vt:lpwstr>_Toc240633628</vt:lpwstr>
      </vt:variant>
      <vt:variant>
        <vt:i4>1310775</vt:i4>
      </vt:variant>
      <vt:variant>
        <vt:i4>428</vt:i4>
      </vt:variant>
      <vt:variant>
        <vt:i4>0</vt:i4>
      </vt:variant>
      <vt:variant>
        <vt:i4>5</vt:i4>
      </vt:variant>
      <vt:variant>
        <vt:lpwstr/>
      </vt:variant>
      <vt:variant>
        <vt:lpwstr>_Toc240633627</vt:lpwstr>
      </vt:variant>
      <vt:variant>
        <vt:i4>1310775</vt:i4>
      </vt:variant>
      <vt:variant>
        <vt:i4>422</vt:i4>
      </vt:variant>
      <vt:variant>
        <vt:i4>0</vt:i4>
      </vt:variant>
      <vt:variant>
        <vt:i4>5</vt:i4>
      </vt:variant>
      <vt:variant>
        <vt:lpwstr/>
      </vt:variant>
      <vt:variant>
        <vt:lpwstr>_Toc240633626</vt:lpwstr>
      </vt:variant>
      <vt:variant>
        <vt:i4>1310775</vt:i4>
      </vt:variant>
      <vt:variant>
        <vt:i4>416</vt:i4>
      </vt:variant>
      <vt:variant>
        <vt:i4>0</vt:i4>
      </vt:variant>
      <vt:variant>
        <vt:i4>5</vt:i4>
      </vt:variant>
      <vt:variant>
        <vt:lpwstr/>
      </vt:variant>
      <vt:variant>
        <vt:lpwstr>_Toc240633625</vt:lpwstr>
      </vt:variant>
      <vt:variant>
        <vt:i4>1310775</vt:i4>
      </vt:variant>
      <vt:variant>
        <vt:i4>410</vt:i4>
      </vt:variant>
      <vt:variant>
        <vt:i4>0</vt:i4>
      </vt:variant>
      <vt:variant>
        <vt:i4>5</vt:i4>
      </vt:variant>
      <vt:variant>
        <vt:lpwstr/>
      </vt:variant>
      <vt:variant>
        <vt:lpwstr>_Toc240633624</vt:lpwstr>
      </vt:variant>
      <vt:variant>
        <vt:i4>1310775</vt:i4>
      </vt:variant>
      <vt:variant>
        <vt:i4>404</vt:i4>
      </vt:variant>
      <vt:variant>
        <vt:i4>0</vt:i4>
      </vt:variant>
      <vt:variant>
        <vt:i4>5</vt:i4>
      </vt:variant>
      <vt:variant>
        <vt:lpwstr/>
      </vt:variant>
      <vt:variant>
        <vt:lpwstr>_Toc240633623</vt:lpwstr>
      </vt:variant>
      <vt:variant>
        <vt:i4>1310775</vt:i4>
      </vt:variant>
      <vt:variant>
        <vt:i4>398</vt:i4>
      </vt:variant>
      <vt:variant>
        <vt:i4>0</vt:i4>
      </vt:variant>
      <vt:variant>
        <vt:i4>5</vt:i4>
      </vt:variant>
      <vt:variant>
        <vt:lpwstr/>
      </vt:variant>
      <vt:variant>
        <vt:lpwstr>_Toc240633622</vt:lpwstr>
      </vt:variant>
      <vt:variant>
        <vt:i4>1310775</vt:i4>
      </vt:variant>
      <vt:variant>
        <vt:i4>392</vt:i4>
      </vt:variant>
      <vt:variant>
        <vt:i4>0</vt:i4>
      </vt:variant>
      <vt:variant>
        <vt:i4>5</vt:i4>
      </vt:variant>
      <vt:variant>
        <vt:lpwstr/>
      </vt:variant>
      <vt:variant>
        <vt:lpwstr>_Toc240633621</vt:lpwstr>
      </vt:variant>
      <vt:variant>
        <vt:i4>1310775</vt:i4>
      </vt:variant>
      <vt:variant>
        <vt:i4>386</vt:i4>
      </vt:variant>
      <vt:variant>
        <vt:i4>0</vt:i4>
      </vt:variant>
      <vt:variant>
        <vt:i4>5</vt:i4>
      </vt:variant>
      <vt:variant>
        <vt:lpwstr/>
      </vt:variant>
      <vt:variant>
        <vt:lpwstr>_Toc240633620</vt:lpwstr>
      </vt:variant>
      <vt:variant>
        <vt:i4>1507383</vt:i4>
      </vt:variant>
      <vt:variant>
        <vt:i4>380</vt:i4>
      </vt:variant>
      <vt:variant>
        <vt:i4>0</vt:i4>
      </vt:variant>
      <vt:variant>
        <vt:i4>5</vt:i4>
      </vt:variant>
      <vt:variant>
        <vt:lpwstr/>
      </vt:variant>
      <vt:variant>
        <vt:lpwstr>_Toc240633619</vt:lpwstr>
      </vt:variant>
      <vt:variant>
        <vt:i4>1507383</vt:i4>
      </vt:variant>
      <vt:variant>
        <vt:i4>374</vt:i4>
      </vt:variant>
      <vt:variant>
        <vt:i4>0</vt:i4>
      </vt:variant>
      <vt:variant>
        <vt:i4>5</vt:i4>
      </vt:variant>
      <vt:variant>
        <vt:lpwstr/>
      </vt:variant>
      <vt:variant>
        <vt:lpwstr>_Toc240633618</vt:lpwstr>
      </vt:variant>
      <vt:variant>
        <vt:i4>1507383</vt:i4>
      </vt:variant>
      <vt:variant>
        <vt:i4>368</vt:i4>
      </vt:variant>
      <vt:variant>
        <vt:i4>0</vt:i4>
      </vt:variant>
      <vt:variant>
        <vt:i4>5</vt:i4>
      </vt:variant>
      <vt:variant>
        <vt:lpwstr/>
      </vt:variant>
      <vt:variant>
        <vt:lpwstr>_Toc240633617</vt:lpwstr>
      </vt:variant>
      <vt:variant>
        <vt:i4>1507383</vt:i4>
      </vt:variant>
      <vt:variant>
        <vt:i4>362</vt:i4>
      </vt:variant>
      <vt:variant>
        <vt:i4>0</vt:i4>
      </vt:variant>
      <vt:variant>
        <vt:i4>5</vt:i4>
      </vt:variant>
      <vt:variant>
        <vt:lpwstr/>
      </vt:variant>
      <vt:variant>
        <vt:lpwstr>_Toc240633616</vt:lpwstr>
      </vt:variant>
      <vt:variant>
        <vt:i4>1507383</vt:i4>
      </vt:variant>
      <vt:variant>
        <vt:i4>356</vt:i4>
      </vt:variant>
      <vt:variant>
        <vt:i4>0</vt:i4>
      </vt:variant>
      <vt:variant>
        <vt:i4>5</vt:i4>
      </vt:variant>
      <vt:variant>
        <vt:lpwstr/>
      </vt:variant>
      <vt:variant>
        <vt:lpwstr>_Toc240633615</vt:lpwstr>
      </vt:variant>
      <vt:variant>
        <vt:i4>1507383</vt:i4>
      </vt:variant>
      <vt:variant>
        <vt:i4>350</vt:i4>
      </vt:variant>
      <vt:variant>
        <vt:i4>0</vt:i4>
      </vt:variant>
      <vt:variant>
        <vt:i4>5</vt:i4>
      </vt:variant>
      <vt:variant>
        <vt:lpwstr/>
      </vt:variant>
      <vt:variant>
        <vt:lpwstr>_Toc240633614</vt:lpwstr>
      </vt:variant>
      <vt:variant>
        <vt:i4>1507383</vt:i4>
      </vt:variant>
      <vt:variant>
        <vt:i4>344</vt:i4>
      </vt:variant>
      <vt:variant>
        <vt:i4>0</vt:i4>
      </vt:variant>
      <vt:variant>
        <vt:i4>5</vt:i4>
      </vt:variant>
      <vt:variant>
        <vt:lpwstr/>
      </vt:variant>
      <vt:variant>
        <vt:lpwstr>_Toc240633613</vt:lpwstr>
      </vt:variant>
      <vt:variant>
        <vt:i4>1507383</vt:i4>
      </vt:variant>
      <vt:variant>
        <vt:i4>338</vt:i4>
      </vt:variant>
      <vt:variant>
        <vt:i4>0</vt:i4>
      </vt:variant>
      <vt:variant>
        <vt:i4>5</vt:i4>
      </vt:variant>
      <vt:variant>
        <vt:lpwstr/>
      </vt:variant>
      <vt:variant>
        <vt:lpwstr>_Toc240633612</vt:lpwstr>
      </vt:variant>
      <vt:variant>
        <vt:i4>1507383</vt:i4>
      </vt:variant>
      <vt:variant>
        <vt:i4>332</vt:i4>
      </vt:variant>
      <vt:variant>
        <vt:i4>0</vt:i4>
      </vt:variant>
      <vt:variant>
        <vt:i4>5</vt:i4>
      </vt:variant>
      <vt:variant>
        <vt:lpwstr/>
      </vt:variant>
      <vt:variant>
        <vt:lpwstr>_Toc240633611</vt:lpwstr>
      </vt:variant>
      <vt:variant>
        <vt:i4>1507383</vt:i4>
      </vt:variant>
      <vt:variant>
        <vt:i4>326</vt:i4>
      </vt:variant>
      <vt:variant>
        <vt:i4>0</vt:i4>
      </vt:variant>
      <vt:variant>
        <vt:i4>5</vt:i4>
      </vt:variant>
      <vt:variant>
        <vt:lpwstr/>
      </vt:variant>
      <vt:variant>
        <vt:lpwstr>_Toc240633610</vt:lpwstr>
      </vt:variant>
      <vt:variant>
        <vt:i4>1441847</vt:i4>
      </vt:variant>
      <vt:variant>
        <vt:i4>320</vt:i4>
      </vt:variant>
      <vt:variant>
        <vt:i4>0</vt:i4>
      </vt:variant>
      <vt:variant>
        <vt:i4>5</vt:i4>
      </vt:variant>
      <vt:variant>
        <vt:lpwstr/>
      </vt:variant>
      <vt:variant>
        <vt:lpwstr>_Toc240633609</vt:lpwstr>
      </vt:variant>
      <vt:variant>
        <vt:i4>1441847</vt:i4>
      </vt:variant>
      <vt:variant>
        <vt:i4>314</vt:i4>
      </vt:variant>
      <vt:variant>
        <vt:i4>0</vt:i4>
      </vt:variant>
      <vt:variant>
        <vt:i4>5</vt:i4>
      </vt:variant>
      <vt:variant>
        <vt:lpwstr/>
      </vt:variant>
      <vt:variant>
        <vt:lpwstr>_Toc240633608</vt:lpwstr>
      </vt:variant>
      <vt:variant>
        <vt:i4>1441847</vt:i4>
      </vt:variant>
      <vt:variant>
        <vt:i4>308</vt:i4>
      </vt:variant>
      <vt:variant>
        <vt:i4>0</vt:i4>
      </vt:variant>
      <vt:variant>
        <vt:i4>5</vt:i4>
      </vt:variant>
      <vt:variant>
        <vt:lpwstr/>
      </vt:variant>
      <vt:variant>
        <vt:lpwstr>_Toc240633607</vt:lpwstr>
      </vt:variant>
      <vt:variant>
        <vt:i4>1441847</vt:i4>
      </vt:variant>
      <vt:variant>
        <vt:i4>302</vt:i4>
      </vt:variant>
      <vt:variant>
        <vt:i4>0</vt:i4>
      </vt:variant>
      <vt:variant>
        <vt:i4>5</vt:i4>
      </vt:variant>
      <vt:variant>
        <vt:lpwstr/>
      </vt:variant>
      <vt:variant>
        <vt:lpwstr>_Toc240633606</vt:lpwstr>
      </vt:variant>
      <vt:variant>
        <vt:i4>1441847</vt:i4>
      </vt:variant>
      <vt:variant>
        <vt:i4>296</vt:i4>
      </vt:variant>
      <vt:variant>
        <vt:i4>0</vt:i4>
      </vt:variant>
      <vt:variant>
        <vt:i4>5</vt:i4>
      </vt:variant>
      <vt:variant>
        <vt:lpwstr/>
      </vt:variant>
      <vt:variant>
        <vt:lpwstr>_Toc240633605</vt:lpwstr>
      </vt:variant>
      <vt:variant>
        <vt:i4>1441847</vt:i4>
      </vt:variant>
      <vt:variant>
        <vt:i4>290</vt:i4>
      </vt:variant>
      <vt:variant>
        <vt:i4>0</vt:i4>
      </vt:variant>
      <vt:variant>
        <vt:i4>5</vt:i4>
      </vt:variant>
      <vt:variant>
        <vt:lpwstr/>
      </vt:variant>
      <vt:variant>
        <vt:lpwstr>_Toc240633604</vt:lpwstr>
      </vt:variant>
      <vt:variant>
        <vt:i4>1441847</vt:i4>
      </vt:variant>
      <vt:variant>
        <vt:i4>284</vt:i4>
      </vt:variant>
      <vt:variant>
        <vt:i4>0</vt:i4>
      </vt:variant>
      <vt:variant>
        <vt:i4>5</vt:i4>
      </vt:variant>
      <vt:variant>
        <vt:lpwstr/>
      </vt:variant>
      <vt:variant>
        <vt:lpwstr>_Toc240633603</vt:lpwstr>
      </vt:variant>
      <vt:variant>
        <vt:i4>1441847</vt:i4>
      </vt:variant>
      <vt:variant>
        <vt:i4>278</vt:i4>
      </vt:variant>
      <vt:variant>
        <vt:i4>0</vt:i4>
      </vt:variant>
      <vt:variant>
        <vt:i4>5</vt:i4>
      </vt:variant>
      <vt:variant>
        <vt:lpwstr/>
      </vt:variant>
      <vt:variant>
        <vt:lpwstr>_Toc240633602</vt:lpwstr>
      </vt:variant>
      <vt:variant>
        <vt:i4>1441847</vt:i4>
      </vt:variant>
      <vt:variant>
        <vt:i4>272</vt:i4>
      </vt:variant>
      <vt:variant>
        <vt:i4>0</vt:i4>
      </vt:variant>
      <vt:variant>
        <vt:i4>5</vt:i4>
      </vt:variant>
      <vt:variant>
        <vt:lpwstr/>
      </vt:variant>
      <vt:variant>
        <vt:lpwstr>_Toc240633601</vt:lpwstr>
      </vt:variant>
      <vt:variant>
        <vt:i4>1441847</vt:i4>
      </vt:variant>
      <vt:variant>
        <vt:i4>266</vt:i4>
      </vt:variant>
      <vt:variant>
        <vt:i4>0</vt:i4>
      </vt:variant>
      <vt:variant>
        <vt:i4>5</vt:i4>
      </vt:variant>
      <vt:variant>
        <vt:lpwstr/>
      </vt:variant>
      <vt:variant>
        <vt:lpwstr>_Toc240633600</vt:lpwstr>
      </vt:variant>
      <vt:variant>
        <vt:i4>2031668</vt:i4>
      </vt:variant>
      <vt:variant>
        <vt:i4>260</vt:i4>
      </vt:variant>
      <vt:variant>
        <vt:i4>0</vt:i4>
      </vt:variant>
      <vt:variant>
        <vt:i4>5</vt:i4>
      </vt:variant>
      <vt:variant>
        <vt:lpwstr/>
      </vt:variant>
      <vt:variant>
        <vt:lpwstr>_Toc240633599</vt:lpwstr>
      </vt:variant>
      <vt:variant>
        <vt:i4>2031668</vt:i4>
      </vt:variant>
      <vt:variant>
        <vt:i4>254</vt:i4>
      </vt:variant>
      <vt:variant>
        <vt:i4>0</vt:i4>
      </vt:variant>
      <vt:variant>
        <vt:i4>5</vt:i4>
      </vt:variant>
      <vt:variant>
        <vt:lpwstr/>
      </vt:variant>
      <vt:variant>
        <vt:lpwstr>_Toc240633598</vt:lpwstr>
      </vt:variant>
      <vt:variant>
        <vt:i4>2031668</vt:i4>
      </vt:variant>
      <vt:variant>
        <vt:i4>248</vt:i4>
      </vt:variant>
      <vt:variant>
        <vt:i4>0</vt:i4>
      </vt:variant>
      <vt:variant>
        <vt:i4>5</vt:i4>
      </vt:variant>
      <vt:variant>
        <vt:lpwstr/>
      </vt:variant>
      <vt:variant>
        <vt:lpwstr>_Toc240633597</vt:lpwstr>
      </vt:variant>
      <vt:variant>
        <vt:i4>2031668</vt:i4>
      </vt:variant>
      <vt:variant>
        <vt:i4>242</vt:i4>
      </vt:variant>
      <vt:variant>
        <vt:i4>0</vt:i4>
      </vt:variant>
      <vt:variant>
        <vt:i4>5</vt:i4>
      </vt:variant>
      <vt:variant>
        <vt:lpwstr/>
      </vt:variant>
      <vt:variant>
        <vt:lpwstr>_Toc240633596</vt:lpwstr>
      </vt:variant>
      <vt:variant>
        <vt:i4>2031668</vt:i4>
      </vt:variant>
      <vt:variant>
        <vt:i4>236</vt:i4>
      </vt:variant>
      <vt:variant>
        <vt:i4>0</vt:i4>
      </vt:variant>
      <vt:variant>
        <vt:i4>5</vt:i4>
      </vt:variant>
      <vt:variant>
        <vt:lpwstr/>
      </vt:variant>
      <vt:variant>
        <vt:lpwstr>_Toc240633595</vt:lpwstr>
      </vt:variant>
      <vt:variant>
        <vt:i4>2031668</vt:i4>
      </vt:variant>
      <vt:variant>
        <vt:i4>230</vt:i4>
      </vt:variant>
      <vt:variant>
        <vt:i4>0</vt:i4>
      </vt:variant>
      <vt:variant>
        <vt:i4>5</vt:i4>
      </vt:variant>
      <vt:variant>
        <vt:lpwstr/>
      </vt:variant>
      <vt:variant>
        <vt:lpwstr>_Toc240633594</vt:lpwstr>
      </vt:variant>
      <vt:variant>
        <vt:i4>2031668</vt:i4>
      </vt:variant>
      <vt:variant>
        <vt:i4>224</vt:i4>
      </vt:variant>
      <vt:variant>
        <vt:i4>0</vt:i4>
      </vt:variant>
      <vt:variant>
        <vt:i4>5</vt:i4>
      </vt:variant>
      <vt:variant>
        <vt:lpwstr/>
      </vt:variant>
      <vt:variant>
        <vt:lpwstr>_Toc240633593</vt:lpwstr>
      </vt:variant>
      <vt:variant>
        <vt:i4>2031668</vt:i4>
      </vt:variant>
      <vt:variant>
        <vt:i4>218</vt:i4>
      </vt:variant>
      <vt:variant>
        <vt:i4>0</vt:i4>
      </vt:variant>
      <vt:variant>
        <vt:i4>5</vt:i4>
      </vt:variant>
      <vt:variant>
        <vt:lpwstr/>
      </vt:variant>
      <vt:variant>
        <vt:lpwstr>_Toc240633592</vt:lpwstr>
      </vt:variant>
      <vt:variant>
        <vt:i4>2031668</vt:i4>
      </vt:variant>
      <vt:variant>
        <vt:i4>212</vt:i4>
      </vt:variant>
      <vt:variant>
        <vt:i4>0</vt:i4>
      </vt:variant>
      <vt:variant>
        <vt:i4>5</vt:i4>
      </vt:variant>
      <vt:variant>
        <vt:lpwstr/>
      </vt:variant>
      <vt:variant>
        <vt:lpwstr>_Toc240633591</vt:lpwstr>
      </vt:variant>
      <vt:variant>
        <vt:i4>2031668</vt:i4>
      </vt:variant>
      <vt:variant>
        <vt:i4>206</vt:i4>
      </vt:variant>
      <vt:variant>
        <vt:i4>0</vt:i4>
      </vt:variant>
      <vt:variant>
        <vt:i4>5</vt:i4>
      </vt:variant>
      <vt:variant>
        <vt:lpwstr/>
      </vt:variant>
      <vt:variant>
        <vt:lpwstr>_Toc240633590</vt:lpwstr>
      </vt:variant>
      <vt:variant>
        <vt:i4>1966132</vt:i4>
      </vt:variant>
      <vt:variant>
        <vt:i4>200</vt:i4>
      </vt:variant>
      <vt:variant>
        <vt:i4>0</vt:i4>
      </vt:variant>
      <vt:variant>
        <vt:i4>5</vt:i4>
      </vt:variant>
      <vt:variant>
        <vt:lpwstr/>
      </vt:variant>
      <vt:variant>
        <vt:lpwstr>_Toc240633589</vt:lpwstr>
      </vt:variant>
      <vt:variant>
        <vt:i4>1966132</vt:i4>
      </vt:variant>
      <vt:variant>
        <vt:i4>194</vt:i4>
      </vt:variant>
      <vt:variant>
        <vt:i4>0</vt:i4>
      </vt:variant>
      <vt:variant>
        <vt:i4>5</vt:i4>
      </vt:variant>
      <vt:variant>
        <vt:lpwstr/>
      </vt:variant>
      <vt:variant>
        <vt:lpwstr>_Toc240633588</vt:lpwstr>
      </vt:variant>
      <vt:variant>
        <vt:i4>1966132</vt:i4>
      </vt:variant>
      <vt:variant>
        <vt:i4>188</vt:i4>
      </vt:variant>
      <vt:variant>
        <vt:i4>0</vt:i4>
      </vt:variant>
      <vt:variant>
        <vt:i4>5</vt:i4>
      </vt:variant>
      <vt:variant>
        <vt:lpwstr/>
      </vt:variant>
      <vt:variant>
        <vt:lpwstr>_Toc240633587</vt:lpwstr>
      </vt:variant>
      <vt:variant>
        <vt:i4>1966132</vt:i4>
      </vt:variant>
      <vt:variant>
        <vt:i4>182</vt:i4>
      </vt:variant>
      <vt:variant>
        <vt:i4>0</vt:i4>
      </vt:variant>
      <vt:variant>
        <vt:i4>5</vt:i4>
      </vt:variant>
      <vt:variant>
        <vt:lpwstr/>
      </vt:variant>
      <vt:variant>
        <vt:lpwstr>_Toc240633586</vt:lpwstr>
      </vt:variant>
      <vt:variant>
        <vt:i4>1966132</vt:i4>
      </vt:variant>
      <vt:variant>
        <vt:i4>176</vt:i4>
      </vt:variant>
      <vt:variant>
        <vt:i4>0</vt:i4>
      </vt:variant>
      <vt:variant>
        <vt:i4>5</vt:i4>
      </vt:variant>
      <vt:variant>
        <vt:lpwstr/>
      </vt:variant>
      <vt:variant>
        <vt:lpwstr>_Toc240633585</vt:lpwstr>
      </vt:variant>
      <vt:variant>
        <vt:i4>1966132</vt:i4>
      </vt:variant>
      <vt:variant>
        <vt:i4>170</vt:i4>
      </vt:variant>
      <vt:variant>
        <vt:i4>0</vt:i4>
      </vt:variant>
      <vt:variant>
        <vt:i4>5</vt:i4>
      </vt:variant>
      <vt:variant>
        <vt:lpwstr/>
      </vt:variant>
      <vt:variant>
        <vt:lpwstr>_Toc240633584</vt:lpwstr>
      </vt:variant>
      <vt:variant>
        <vt:i4>1966132</vt:i4>
      </vt:variant>
      <vt:variant>
        <vt:i4>164</vt:i4>
      </vt:variant>
      <vt:variant>
        <vt:i4>0</vt:i4>
      </vt:variant>
      <vt:variant>
        <vt:i4>5</vt:i4>
      </vt:variant>
      <vt:variant>
        <vt:lpwstr/>
      </vt:variant>
      <vt:variant>
        <vt:lpwstr>_Toc240633583</vt:lpwstr>
      </vt:variant>
      <vt:variant>
        <vt:i4>1966132</vt:i4>
      </vt:variant>
      <vt:variant>
        <vt:i4>158</vt:i4>
      </vt:variant>
      <vt:variant>
        <vt:i4>0</vt:i4>
      </vt:variant>
      <vt:variant>
        <vt:i4>5</vt:i4>
      </vt:variant>
      <vt:variant>
        <vt:lpwstr/>
      </vt:variant>
      <vt:variant>
        <vt:lpwstr>_Toc240633582</vt:lpwstr>
      </vt:variant>
      <vt:variant>
        <vt:i4>1966132</vt:i4>
      </vt:variant>
      <vt:variant>
        <vt:i4>152</vt:i4>
      </vt:variant>
      <vt:variant>
        <vt:i4>0</vt:i4>
      </vt:variant>
      <vt:variant>
        <vt:i4>5</vt:i4>
      </vt:variant>
      <vt:variant>
        <vt:lpwstr/>
      </vt:variant>
      <vt:variant>
        <vt:lpwstr>_Toc240633581</vt:lpwstr>
      </vt:variant>
      <vt:variant>
        <vt:i4>1966132</vt:i4>
      </vt:variant>
      <vt:variant>
        <vt:i4>146</vt:i4>
      </vt:variant>
      <vt:variant>
        <vt:i4>0</vt:i4>
      </vt:variant>
      <vt:variant>
        <vt:i4>5</vt:i4>
      </vt:variant>
      <vt:variant>
        <vt:lpwstr/>
      </vt:variant>
      <vt:variant>
        <vt:lpwstr>_Toc240633580</vt:lpwstr>
      </vt:variant>
      <vt:variant>
        <vt:i4>1114164</vt:i4>
      </vt:variant>
      <vt:variant>
        <vt:i4>140</vt:i4>
      </vt:variant>
      <vt:variant>
        <vt:i4>0</vt:i4>
      </vt:variant>
      <vt:variant>
        <vt:i4>5</vt:i4>
      </vt:variant>
      <vt:variant>
        <vt:lpwstr/>
      </vt:variant>
      <vt:variant>
        <vt:lpwstr>_Toc240633579</vt:lpwstr>
      </vt:variant>
      <vt:variant>
        <vt:i4>1114164</vt:i4>
      </vt:variant>
      <vt:variant>
        <vt:i4>134</vt:i4>
      </vt:variant>
      <vt:variant>
        <vt:i4>0</vt:i4>
      </vt:variant>
      <vt:variant>
        <vt:i4>5</vt:i4>
      </vt:variant>
      <vt:variant>
        <vt:lpwstr/>
      </vt:variant>
      <vt:variant>
        <vt:lpwstr>_Toc240633578</vt:lpwstr>
      </vt:variant>
      <vt:variant>
        <vt:i4>1114164</vt:i4>
      </vt:variant>
      <vt:variant>
        <vt:i4>128</vt:i4>
      </vt:variant>
      <vt:variant>
        <vt:i4>0</vt:i4>
      </vt:variant>
      <vt:variant>
        <vt:i4>5</vt:i4>
      </vt:variant>
      <vt:variant>
        <vt:lpwstr/>
      </vt:variant>
      <vt:variant>
        <vt:lpwstr>_Toc240633577</vt:lpwstr>
      </vt:variant>
      <vt:variant>
        <vt:i4>1114164</vt:i4>
      </vt:variant>
      <vt:variant>
        <vt:i4>122</vt:i4>
      </vt:variant>
      <vt:variant>
        <vt:i4>0</vt:i4>
      </vt:variant>
      <vt:variant>
        <vt:i4>5</vt:i4>
      </vt:variant>
      <vt:variant>
        <vt:lpwstr/>
      </vt:variant>
      <vt:variant>
        <vt:lpwstr>_Toc240633576</vt:lpwstr>
      </vt:variant>
      <vt:variant>
        <vt:i4>1114164</vt:i4>
      </vt:variant>
      <vt:variant>
        <vt:i4>116</vt:i4>
      </vt:variant>
      <vt:variant>
        <vt:i4>0</vt:i4>
      </vt:variant>
      <vt:variant>
        <vt:i4>5</vt:i4>
      </vt:variant>
      <vt:variant>
        <vt:lpwstr/>
      </vt:variant>
      <vt:variant>
        <vt:lpwstr>_Toc240633575</vt:lpwstr>
      </vt:variant>
      <vt:variant>
        <vt:i4>1114164</vt:i4>
      </vt:variant>
      <vt:variant>
        <vt:i4>110</vt:i4>
      </vt:variant>
      <vt:variant>
        <vt:i4>0</vt:i4>
      </vt:variant>
      <vt:variant>
        <vt:i4>5</vt:i4>
      </vt:variant>
      <vt:variant>
        <vt:lpwstr/>
      </vt:variant>
      <vt:variant>
        <vt:lpwstr>_Toc240633574</vt:lpwstr>
      </vt:variant>
      <vt:variant>
        <vt:i4>1114164</vt:i4>
      </vt:variant>
      <vt:variant>
        <vt:i4>104</vt:i4>
      </vt:variant>
      <vt:variant>
        <vt:i4>0</vt:i4>
      </vt:variant>
      <vt:variant>
        <vt:i4>5</vt:i4>
      </vt:variant>
      <vt:variant>
        <vt:lpwstr/>
      </vt:variant>
      <vt:variant>
        <vt:lpwstr>_Toc240633573</vt:lpwstr>
      </vt:variant>
      <vt:variant>
        <vt:i4>1114164</vt:i4>
      </vt:variant>
      <vt:variant>
        <vt:i4>98</vt:i4>
      </vt:variant>
      <vt:variant>
        <vt:i4>0</vt:i4>
      </vt:variant>
      <vt:variant>
        <vt:i4>5</vt:i4>
      </vt:variant>
      <vt:variant>
        <vt:lpwstr/>
      </vt:variant>
      <vt:variant>
        <vt:lpwstr>_Toc240633572</vt:lpwstr>
      </vt:variant>
      <vt:variant>
        <vt:i4>1114164</vt:i4>
      </vt:variant>
      <vt:variant>
        <vt:i4>92</vt:i4>
      </vt:variant>
      <vt:variant>
        <vt:i4>0</vt:i4>
      </vt:variant>
      <vt:variant>
        <vt:i4>5</vt:i4>
      </vt:variant>
      <vt:variant>
        <vt:lpwstr/>
      </vt:variant>
      <vt:variant>
        <vt:lpwstr>_Toc240633571</vt:lpwstr>
      </vt:variant>
      <vt:variant>
        <vt:i4>1114164</vt:i4>
      </vt:variant>
      <vt:variant>
        <vt:i4>86</vt:i4>
      </vt:variant>
      <vt:variant>
        <vt:i4>0</vt:i4>
      </vt:variant>
      <vt:variant>
        <vt:i4>5</vt:i4>
      </vt:variant>
      <vt:variant>
        <vt:lpwstr/>
      </vt:variant>
      <vt:variant>
        <vt:lpwstr>_Toc240633570</vt:lpwstr>
      </vt:variant>
      <vt:variant>
        <vt:i4>1048628</vt:i4>
      </vt:variant>
      <vt:variant>
        <vt:i4>80</vt:i4>
      </vt:variant>
      <vt:variant>
        <vt:i4>0</vt:i4>
      </vt:variant>
      <vt:variant>
        <vt:i4>5</vt:i4>
      </vt:variant>
      <vt:variant>
        <vt:lpwstr/>
      </vt:variant>
      <vt:variant>
        <vt:lpwstr>_Toc240633569</vt:lpwstr>
      </vt:variant>
      <vt:variant>
        <vt:i4>1048628</vt:i4>
      </vt:variant>
      <vt:variant>
        <vt:i4>74</vt:i4>
      </vt:variant>
      <vt:variant>
        <vt:i4>0</vt:i4>
      </vt:variant>
      <vt:variant>
        <vt:i4>5</vt:i4>
      </vt:variant>
      <vt:variant>
        <vt:lpwstr/>
      </vt:variant>
      <vt:variant>
        <vt:lpwstr>_Toc240633568</vt:lpwstr>
      </vt:variant>
      <vt:variant>
        <vt:i4>1048628</vt:i4>
      </vt:variant>
      <vt:variant>
        <vt:i4>68</vt:i4>
      </vt:variant>
      <vt:variant>
        <vt:i4>0</vt:i4>
      </vt:variant>
      <vt:variant>
        <vt:i4>5</vt:i4>
      </vt:variant>
      <vt:variant>
        <vt:lpwstr/>
      </vt:variant>
      <vt:variant>
        <vt:lpwstr>_Toc240633567</vt:lpwstr>
      </vt:variant>
      <vt:variant>
        <vt:i4>1048628</vt:i4>
      </vt:variant>
      <vt:variant>
        <vt:i4>62</vt:i4>
      </vt:variant>
      <vt:variant>
        <vt:i4>0</vt:i4>
      </vt:variant>
      <vt:variant>
        <vt:i4>5</vt:i4>
      </vt:variant>
      <vt:variant>
        <vt:lpwstr/>
      </vt:variant>
      <vt:variant>
        <vt:lpwstr>_Toc240633566</vt:lpwstr>
      </vt:variant>
      <vt:variant>
        <vt:i4>1048628</vt:i4>
      </vt:variant>
      <vt:variant>
        <vt:i4>56</vt:i4>
      </vt:variant>
      <vt:variant>
        <vt:i4>0</vt:i4>
      </vt:variant>
      <vt:variant>
        <vt:i4>5</vt:i4>
      </vt:variant>
      <vt:variant>
        <vt:lpwstr/>
      </vt:variant>
      <vt:variant>
        <vt:lpwstr>_Toc240633565</vt:lpwstr>
      </vt:variant>
      <vt:variant>
        <vt:i4>1048628</vt:i4>
      </vt:variant>
      <vt:variant>
        <vt:i4>50</vt:i4>
      </vt:variant>
      <vt:variant>
        <vt:i4>0</vt:i4>
      </vt:variant>
      <vt:variant>
        <vt:i4>5</vt:i4>
      </vt:variant>
      <vt:variant>
        <vt:lpwstr/>
      </vt:variant>
      <vt:variant>
        <vt:lpwstr>_Toc240633564</vt:lpwstr>
      </vt:variant>
      <vt:variant>
        <vt:i4>1048628</vt:i4>
      </vt:variant>
      <vt:variant>
        <vt:i4>44</vt:i4>
      </vt:variant>
      <vt:variant>
        <vt:i4>0</vt:i4>
      </vt:variant>
      <vt:variant>
        <vt:i4>5</vt:i4>
      </vt:variant>
      <vt:variant>
        <vt:lpwstr/>
      </vt:variant>
      <vt:variant>
        <vt:lpwstr>_Toc240633563</vt:lpwstr>
      </vt:variant>
      <vt:variant>
        <vt:i4>1048628</vt:i4>
      </vt:variant>
      <vt:variant>
        <vt:i4>38</vt:i4>
      </vt:variant>
      <vt:variant>
        <vt:i4>0</vt:i4>
      </vt:variant>
      <vt:variant>
        <vt:i4>5</vt:i4>
      </vt:variant>
      <vt:variant>
        <vt:lpwstr/>
      </vt:variant>
      <vt:variant>
        <vt:lpwstr>_Toc240633562</vt:lpwstr>
      </vt:variant>
      <vt:variant>
        <vt:i4>1048628</vt:i4>
      </vt:variant>
      <vt:variant>
        <vt:i4>32</vt:i4>
      </vt:variant>
      <vt:variant>
        <vt:i4>0</vt:i4>
      </vt:variant>
      <vt:variant>
        <vt:i4>5</vt:i4>
      </vt:variant>
      <vt:variant>
        <vt:lpwstr/>
      </vt:variant>
      <vt:variant>
        <vt:lpwstr>_Toc240633561</vt:lpwstr>
      </vt:variant>
      <vt:variant>
        <vt:i4>1048628</vt:i4>
      </vt:variant>
      <vt:variant>
        <vt:i4>26</vt:i4>
      </vt:variant>
      <vt:variant>
        <vt:i4>0</vt:i4>
      </vt:variant>
      <vt:variant>
        <vt:i4>5</vt:i4>
      </vt:variant>
      <vt:variant>
        <vt:lpwstr/>
      </vt:variant>
      <vt:variant>
        <vt:lpwstr>_Toc240633560</vt:lpwstr>
      </vt:variant>
      <vt:variant>
        <vt:i4>1245236</vt:i4>
      </vt:variant>
      <vt:variant>
        <vt:i4>20</vt:i4>
      </vt:variant>
      <vt:variant>
        <vt:i4>0</vt:i4>
      </vt:variant>
      <vt:variant>
        <vt:i4>5</vt:i4>
      </vt:variant>
      <vt:variant>
        <vt:lpwstr/>
      </vt:variant>
      <vt:variant>
        <vt:lpwstr>_Toc240633559</vt:lpwstr>
      </vt:variant>
      <vt:variant>
        <vt:i4>1245236</vt:i4>
      </vt:variant>
      <vt:variant>
        <vt:i4>14</vt:i4>
      </vt:variant>
      <vt:variant>
        <vt:i4>0</vt:i4>
      </vt:variant>
      <vt:variant>
        <vt:i4>5</vt:i4>
      </vt:variant>
      <vt:variant>
        <vt:lpwstr/>
      </vt:variant>
      <vt:variant>
        <vt:lpwstr>_Toc240633558</vt:lpwstr>
      </vt:variant>
      <vt:variant>
        <vt:i4>1245236</vt:i4>
      </vt:variant>
      <vt:variant>
        <vt:i4>8</vt:i4>
      </vt:variant>
      <vt:variant>
        <vt:i4>0</vt:i4>
      </vt:variant>
      <vt:variant>
        <vt:i4>5</vt:i4>
      </vt:variant>
      <vt:variant>
        <vt:lpwstr/>
      </vt:variant>
      <vt:variant>
        <vt:lpwstr>_Toc240633557</vt:lpwstr>
      </vt:variant>
      <vt:variant>
        <vt:i4>1245236</vt:i4>
      </vt:variant>
      <vt:variant>
        <vt:i4>2</vt:i4>
      </vt:variant>
      <vt:variant>
        <vt:i4>0</vt:i4>
      </vt:variant>
      <vt:variant>
        <vt:i4>5</vt:i4>
      </vt:variant>
      <vt:variant>
        <vt:lpwstr/>
      </vt:variant>
      <vt:variant>
        <vt:lpwstr>_Toc240633556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LongNV.B23KH072@stu.ptit.edu.vn</dc:creator>
  <cp:keywords/>
  <cp:lastModifiedBy>Tran Dao Trung Kien D23KH02</cp:lastModifiedBy>
  <cp:revision>6</cp:revision>
  <cp:lastPrinted>2026-09-18T08:57:00Z</cp:lastPrinted>
  <dcterms:created xsi:type="dcterms:W3CDTF">2026-09-18T22:44:00Z</dcterms:created>
  <dcterms:modified xsi:type="dcterms:W3CDTF">2026-09-18T09:25:00Z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0x01010090AEC2DB6221FC459E1D94C88066CB78</vt:lpwstr>
  </property>
</Properties>
</file>